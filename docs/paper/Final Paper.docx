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7918160" w14:textId="15F2B265" w:rsidR="00CF6DB0" w:rsidRPr="00CF6DB0" w:rsidRDefault="00CF6DB0" w:rsidP="00CF6DB0">
      <w:pPr>
        <w:pStyle w:val="Normal-noindent"/>
        <w:jc w:val="center"/>
        <w:rPr>
          <w:b/>
          <w:sz w:val="48"/>
        </w:rPr>
      </w:pPr>
      <w:r>
        <w:rPr>
          <w:b/>
          <w:sz w:val="48"/>
        </w:rPr>
        <w:t>MapReduce</w:t>
      </w:r>
      <w:r w:rsidRPr="006B5041">
        <w:rPr>
          <w:b/>
          <w:sz w:val="48"/>
        </w:rPr>
        <w:t xml:space="preserve"> Audio and Video Transcoding</w:t>
      </w:r>
    </w:p>
    <w:p w14:paraId="2707EA57" w14:textId="0D2DA23B" w:rsidR="000A771E" w:rsidRPr="006B5041" w:rsidRDefault="0061603C">
      <w:pPr>
        <w:pStyle w:val="Text"/>
        <w:spacing w:before="180" w:after="60"/>
        <w:ind w:firstLine="0"/>
        <w:jc w:val="center"/>
        <w:rPr>
          <w:b/>
          <w:sz w:val="44"/>
          <w:szCs w:val="48"/>
        </w:rPr>
      </w:pPr>
      <w:r w:rsidRPr="000D0C0A">
        <w:rPr>
          <w:szCs w:val="24"/>
        </w:rPr>
        <w:t xml:space="preserve">Student Name: </w:t>
      </w:r>
      <w:r w:rsidRPr="000D0C0A">
        <w:rPr>
          <w:i/>
          <w:szCs w:val="24"/>
        </w:rPr>
        <w:t>Tom Stordy-Allison</w:t>
      </w:r>
    </w:p>
    <w:p w14:paraId="75B5D136" w14:textId="77777777" w:rsidR="000A771E" w:rsidRDefault="000A771E">
      <w:pPr>
        <w:pStyle w:val="Text"/>
        <w:spacing w:after="120"/>
        <w:ind w:firstLine="0"/>
        <w:jc w:val="center"/>
        <w:rPr>
          <w:i/>
          <w:szCs w:val="24"/>
        </w:rPr>
      </w:pPr>
      <w:r w:rsidRPr="000D0C0A">
        <w:rPr>
          <w:szCs w:val="24"/>
        </w:rPr>
        <w:t xml:space="preserve">Supervisor Name:  </w:t>
      </w:r>
      <w:r w:rsidR="0061603C" w:rsidRPr="000D0C0A">
        <w:rPr>
          <w:i/>
          <w:szCs w:val="24"/>
        </w:rPr>
        <w:t xml:space="preserve">David </w:t>
      </w:r>
      <w:proofErr w:type="spellStart"/>
      <w:r w:rsidR="0061603C" w:rsidRPr="000D0C0A">
        <w:rPr>
          <w:i/>
          <w:szCs w:val="24"/>
        </w:rPr>
        <w:t>Budgen</w:t>
      </w:r>
      <w:proofErr w:type="spellEnd"/>
    </w:p>
    <w:p w14:paraId="5B27FB01" w14:textId="4C1456F1" w:rsidR="00016132" w:rsidRPr="00805CFA" w:rsidRDefault="00016132" w:rsidP="00210457">
      <w:pPr>
        <w:pStyle w:val="NoSpacing"/>
        <w:jc w:val="center"/>
        <w:rPr>
          <w:i/>
          <w:sz w:val="20"/>
        </w:rPr>
      </w:pPr>
      <w:r w:rsidRPr="00805CFA">
        <w:rPr>
          <w:i/>
          <w:sz w:val="20"/>
        </w:rPr>
        <w:t xml:space="preserve">Submitted as part of the degree of </w:t>
      </w:r>
      <w:r w:rsidRPr="00805CFA">
        <w:rPr>
          <w:b/>
          <w:i/>
          <w:sz w:val="20"/>
        </w:rPr>
        <w:t>Computer Science</w:t>
      </w:r>
      <w:r w:rsidRPr="00805CFA">
        <w:rPr>
          <w:i/>
          <w:sz w:val="20"/>
        </w:rPr>
        <w:t xml:space="preserve"> to the</w:t>
      </w:r>
      <w:r w:rsidR="007860A0" w:rsidRPr="00805CFA">
        <w:rPr>
          <w:i/>
          <w:sz w:val="20"/>
        </w:rPr>
        <w:t xml:space="preserve"> </w:t>
      </w:r>
      <w:r w:rsidRPr="00805CFA">
        <w:rPr>
          <w:i/>
          <w:sz w:val="20"/>
        </w:rPr>
        <w:t>Board of</w:t>
      </w:r>
      <w:r w:rsidR="00805CFA">
        <w:rPr>
          <w:i/>
          <w:sz w:val="20"/>
        </w:rPr>
        <w:t xml:space="preserve"> Examiners in the Department of </w:t>
      </w:r>
      <w:r w:rsidR="00871F6B">
        <w:rPr>
          <w:i/>
          <w:sz w:val="20"/>
        </w:rPr>
        <w:t>Engineering and Computing</w:t>
      </w:r>
      <w:r w:rsidRPr="00805CFA">
        <w:rPr>
          <w:i/>
          <w:sz w:val="20"/>
        </w:rPr>
        <w:t xml:space="preserve"> Science</w:t>
      </w:r>
      <w:r w:rsidR="00871F6B">
        <w:rPr>
          <w:i/>
          <w:sz w:val="20"/>
        </w:rPr>
        <w:t>s</w:t>
      </w:r>
      <w:r w:rsidRPr="00805CFA">
        <w:rPr>
          <w:i/>
          <w:sz w:val="20"/>
        </w:rPr>
        <w:t>, Durham University.</w:t>
      </w:r>
    </w:p>
    <w:p w14:paraId="27D52EE8" w14:textId="77777777" w:rsidR="00210457" w:rsidRDefault="00210457">
      <w:pPr>
        <w:rPr>
          <w:b/>
          <w:bCs/>
          <w:i/>
          <w:iCs/>
          <w:szCs w:val="24"/>
        </w:rPr>
      </w:pPr>
    </w:p>
    <w:p w14:paraId="38753015" w14:textId="00260628" w:rsidR="00287FFC" w:rsidRPr="00397F8C" w:rsidRDefault="00287FFC">
      <w:pPr>
        <w:rPr>
          <w:bCs/>
          <w:iCs/>
          <w:szCs w:val="24"/>
        </w:rPr>
      </w:pPr>
      <w:r w:rsidRPr="000D0C0A">
        <w:rPr>
          <w:b/>
          <w:bCs/>
          <w:i/>
          <w:iCs/>
          <w:szCs w:val="24"/>
        </w:rPr>
        <w:t>Background</w:t>
      </w:r>
      <w:r w:rsidR="00316A4E" w:rsidRPr="000D0C0A">
        <w:rPr>
          <w:b/>
          <w:bCs/>
          <w:i/>
          <w:iCs/>
          <w:szCs w:val="24"/>
        </w:rPr>
        <w:t xml:space="preserve"> – </w:t>
      </w:r>
      <w:r w:rsidRPr="00972173">
        <w:rPr>
          <w:bCs/>
          <w:i/>
          <w:iCs/>
          <w:szCs w:val="24"/>
        </w:rPr>
        <w:t>MapReduce</w:t>
      </w:r>
      <w:r w:rsidRPr="000D0C0A">
        <w:rPr>
          <w:bCs/>
          <w:iCs/>
          <w:szCs w:val="24"/>
        </w:rPr>
        <w:t xml:space="preserve"> is a paradi</w:t>
      </w:r>
      <w:r w:rsidR="004A013E">
        <w:rPr>
          <w:bCs/>
          <w:iCs/>
          <w:szCs w:val="24"/>
        </w:rPr>
        <w:t xml:space="preserve">gm </w:t>
      </w:r>
      <w:r w:rsidRPr="000D0C0A">
        <w:rPr>
          <w:bCs/>
          <w:iCs/>
          <w:szCs w:val="24"/>
        </w:rPr>
        <w:t xml:space="preserve">for distributing large amounts of data across </w:t>
      </w:r>
      <w:r w:rsidR="004A013E">
        <w:rPr>
          <w:bCs/>
          <w:iCs/>
          <w:szCs w:val="24"/>
        </w:rPr>
        <w:t>a cluster of machine</w:t>
      </w:r>
      <w:r w:rsidR="00612E3A">
        <w:rPr>
          <w:bCs/>
          <w:iCs/>
          <w:szCs w:val="24"/>
        </w:rPr>
        <w:t>s</w:t>
      </w:r>
      <w:r w:rsidRPr="000D0C0A">
        <w:rPr>
          <w:bCs/>
          <w:iCs/>
          <w:szCs w:val="24"/>
        </w:rPr>
        <w:t xml:space="preserve"> and the</w:t>
      </w:r>
      <w:r w:rsidR="009A2D97">
        <w:rPr>
          <w:bCs/>
          <w:iCs/>
          <w:szCs w:val="24"/>
        </w:rPr>
        <w:t>n</w:t>
      </w:r>
      <w:r w:rsidRPr="000D0C0A">
        <w:rPr>
          <w:bCs/>
          <w:iCs/>
          <w:szCs w:val="24"/>
        </w:rPr>
        <w:t xml:space="preserve"> analysing the data in</w:t>
      </w:r>
      <w:r w:rsidR="004A013E">
        <w:rPr>
          <w:bCs/>
          <w:iCs/>
          <w:szCs w:val="24"/>
        </w:rPr>
        <w:t xml:space="preserve"> </w:t>
      </w:r>
      <w:r w:rsidR="00972173">
        <w:rPr>
          <w:bCs/>
          <w:iCs/>
          <w:szCs w:val="24"/>
        </w:rPr>
        <w:t>parallel</w:t>
      </w:r>
      <w:r w:rsidRPr="000D0C0A">
        <w:rPr>
          <w:bCs/>
          <w:iCs/>
          <w:szCs w:val="24"/>
        </w:rPr>
        <w:t xml:space="preserve"> </w:t>
      </w:r>
      <w:r w:rsidR="00612E3A">
        <w:rPr>
          <w:bCs/>
          <w:iCs/>
          <w:szCs w:val="24"/>
        </w:rPr>
        <w:t xml:space="preserve">in </w:t>
      </w:r>
      <w:r w:rsidRPr="000D0C0A">
        <w:rPr>
          <w:bCs/>
          <w:iCs/>
          <w:szCs w:val="24"/>
        </w:rPr>
        <w:t xml:space="preserve">a </w:t>
      </w:r>
      <w:r w:rsidR="00972173" w:rsidRPr="000D0C0A">
        <w:rPr>
          <w:bCs/>
          <w:iCs/>
          <w:szCs w:val="24"/>
        </w:rPr>
        <w:t>two-stage</w:t>
      </w:r>
      <w:r w:rsidRPr="000D0C0A">
        <w:rPr>
          <w:bCs/>
          <w:iCs/>
          <w:szCs w:val="24"/>
        </w:rPr>
        <w:t xml:space="preserve"> process taken from the world of functional programming</w:t>
      </w:r>
      <w:r w:rsidR="00DB4BA5" w:rsidRPr="000D0C0A">
        <w:rPr>
          <w:bCs/>
          <w:iCs/>
          <w:szCs w:val="24"/>
        </w:rPr>
        <w:t xml:space="preserve">. </w:t>
      </w:r>
      <w:r w:rsidR="00144A65" w:rsidRPr="00972173">
        <w:rPr>
          <w:bCs/>
          <w:i/>
          <w:iCs/>
          <w:szCs w:val="24"/>
        </w:rPr>
        <w:t>MapReduce</w:t>
      </w:r>
      <w:r w:rsidR="00144A65">
        <w:rPr>
          <w:bCs/>
          <w:iCs/>
          <w:szCs w:val="24"/>
        </w:rPr>
        <w:t xml:space="preserve"> </w:t>
      </w:r>
      <w:r w:rsidR="00612E3A">
        <w:rPr>
          <w:bCs/>
          <w:iCs/>
          <w:szCs w:val="24"/>
        </w:rPr>
        <w:t xml:space="preserve">allows </w:t>
      </w:r>
      <w:r w:rsidR="00200031">
        <w:rPr>
          <w:bCs/>
          <w:iCs/>
          <w:szCs w:val="24"/>
        </w:rPr>
        <w:t xml:space="preserve">for </w:t>
      </w:r>
      <w:r w:rsidR="00612E3A">
        <w:rPr>
          <w:bCs/>
          <w:iCs/>
          <w:szCs w:val="24"/>
        </w:rPr>
        <w:t>processing to be</w:t>
      </w:r>
      <w:r w:rsidR="00DB4BA5" w:rsidRPr="000D0C0A">
        <w:rPr>
          <w:bCs/>
          <w:iCs/>
          <w:szCs w:val="24"/>
        </w:rPr>
        <w:t xml:space="preserve"> easily scaled</w:t>
      </w:r>
      <w:r w:rsidRPr="000D0C0A">
        <w:rPr>
          <w:bCs/>
          <w:iCs/>
          <w:szCs w:val="24"/>
        </w:rPr>
        <w:t xml:space="preserve"> across</w:t>
      </w:r>
      <w:r w:rsidR="00F94C68" w:rsidRPr="000D0C0A">
        <w:rPr>
          <w:bCs/>
          <w:iCs/>
          <w:szCs w:val="24"/>
        </w:rPr>
        <w:t xml:space="preserve"> multiple</w:t>
      </w:r>
      <w:r w:rsidR="00DB4BA5" w:rsidRPr="000D0C0A">
        <w:rPr>
          <w:bCs/>
          <w:iCs/>
          <w:szCs w:val="24"/>
        </w:rPr>
        <w:t xml:space="preserve"> machines</w:t>
      </w:r>
      <w:r w:rsidR="00D6041F" w:rsidRPr="000D0C0A">
        <w:rPr>
          <w:bCs/>
          <w:iCs/>
          <w:szCs w:val="24"/>
        </w:rPr>
        <w:t>.</w:t>
      </w:r>
    </w:p>
    <w:p w14:paraId="02C25925" w14:textId="77777777" w:rsidR="00287FFC" w:rsidRPr="00397F8C" w:rsidRDefault="00287FFC">
      <w:pPr>
        <w:rPr>
          <w:bCs/>
          <w:iCs/>
          <w:szCs w:val="24"/>
        </w:rPr>
      </w:pPr>
      <w:r w:rsidRPr="000D0C0A">
        <w:rPr>
          <w:b/>
          <w:bCs/>
          <w:i/>
          <w:iCs/>
          <w:szCs w:val="24"/>
        </w:rPr>
        <w:t>Aims</w:t>
      </w:r>
      <w:r w:rsidR="00316A4E" w:rsidRPr="000D0C0A">
        <w:rPr>
          <w:b/>
          <w:bCs/>
          <w:i/>
          <w:iCs/>
          <w:szCs w:val="24"/>
        </w:rPr>
        <w:t xml:space="preserve"> – </w:t>
      </w:r>
      <w:r w:rsidR="00CC58CE" w:rsidRPr="000D0C0A">
        <w:rPr>
          <w:bCs/>
          <w:iCs/>
          <w:szCs w:val="24"/>
        </w:rPr>
        <w:t>T</w:t>
      </w:r>
      <w:r w:rsidRPr="000D0C0A">
        <w:rPr>
          <w:bCs/>
          <w:iCs/>
          <w:szCs w:val="24"/>
        </w:rPr>
        <w:t xml:space="preserve">o investigate the feasibility of using the </w:t>
      </w:r>
      <w:r w:rsidRPr="00972173">
        <w:rPr>
          <w:bCs/>
          <w:i/>
          <w:iCs/>
          <w:szCs w:val="24"/>
        </w:rPr>
        <w:t>MapReduce</w:t>
      </w:r>
      <w:r w:rsidRPr="000D0C0A">
        <w:rPr>
          <w:bCs/>
          <w:iCs/>
          <w:szCs w:val="24"/>
        </w:rPr>
        <w:t xml:space="preserve"> paradigm to process video and transcode it int</w:t>
      </w:r>
      <w:r w:rsidR="0030283C" w:rsidRPr="000D0C0A">
        <w:rPr>
          <w:bCs/>
          <w:iCs/>
          <w:szCs w:val="24"/>
        </w:rPr>
        <w:t xml:space="preserve">o different formats and codecs. </w:t>
      </w:r>
      <w:r w:rsidR="008C18E3" w:rsidRPr="000D0C0A">
        <w:rPr>
          <w:bCs/>
          <w:iCs/>
          <w:szCs w:val="24"/>
        </w:rPr>
        <w:t>Our</w:t>
      </w:r>
      <w:r w:rsidR="00972173">
        <w:rPr>
          <w:bCs/>
          <w:iCs/>
          <w:szCs w:val="24"/>
        </w:rPr>
        <w:t xml:space="preserve"> aim was</w:t>
      </w:r>
      <w:r w:rsidR="0030283C" w:rsidRPr="000D0C0A">
        <w:rPr>
          <w:bCs/>
          <w:iCs/>
          <w:szCs w:val="24"/>
        </w:rPr>
        <w:t xml:space="preserve"> </w:t>
      </w:r>
      <w:r w:rsidR="00972173">
        <w:rPr>
          <w:bCs/>
          <w:iCs/>
          <w:szCs w:val="24"/>
        </w:rPr>
        <w:t xml:space="preserve">to </w:t>
      </w:r>
      <w:r w:rsidR="00CC58CE" w:rsidRPr="000D0C0A">
        <w:rPr>
          <w:bCs/>
          <w:iCs/>
          <w:szCs w:val="24"/>
        </w:rPr>
        <w:t>achieve</w:t>
      </w:r>
      <w:r w:rsidRPr="000D0C0A">
        <w:rPr>
          <w:bCs/>
          <w:iCs/>
          <w:szCs w:val="24"/>
        </w:rPr>
        <w:t xml:space="preserve"> </w:t>
      </w:r>
      <w:r w:rsidR="00EB1D31" w:rsidRPr="000D0C0A">
        <w:rPr>
          <w:bCs/>
          <w:iCs/>
          <w:szCs w:val="24"/>
        </w:rPr>
        <w:t>a perfo</w:t>
      </w:r>
      <w:r w:rsidR="00406F17" w:rsidRPr="000D0C0A">
        <w:rPr>
          <w:bCs/>
          <w:iCs/>
          <w:szCs w:val="24"/>
        </w:rPr>
        <w:t xml:space="preserve">rmance improvement </w:t>
      </w:r>
      <w:r w:rsidR="0030283C" w:rsidRPr="000D0C0A">
        <w:rPr>
          <w:bCs/>
          <w:iCs/>
          <w:szCs w:val="24"/>
        </w:rPr>
        <w:t>over a sequential</w:t>
      </w:r>
      <w:r w:rsidR="000C3349" w:rsidRPr="000D0C0A">
        <w:rPr>
          <w:bCs/>
          <w:iCs/>
          <w:szCs w:val="24"/>
        </w:rPr>
        <w:t xml:space="preserve"> single machine transcoder, and investigate </w:t>
      </w:r>
      <w:r w:rsidR="00B34B3F" w:rsidRPr="000D0C0A">
        <w:rPr>
          <w:bCs/>
          <w:iCs/>
          <w:szCs w:val="24"/>
        </w:rPr>
        <w:t>this</w:t>
      </w:r>
      <w:r w:rsidR="000C3349" w:rsidRPr="000D0C0A">
        <w:rPr>
          <w:bCs/>
          <w:iCs/>
          <w:szCs w:val="24"/>
        </w:rPr>
        <w:t xml:space="preserve"> improvement </w:t>
      </w:r>
      <w:r w:rsidRPr="000D0C0A">
        <w:rPr>
          <w:bCs/>
          <w:iCs/>
          <w:szCs w:val="24"/>
        </w:rPr>
        <w:t>as the number of machines</w:t>
      </w:r>
      <w:r w:rsidR="00B765A2" w:rsidRPr="000D0C0A">
        <w:rPr>
          <w:bCs/>
          <w:iCs/>
          <w:szCs w:val="24"/>
        </w:rPr>
        <w:t xml:space="preserve"> </w:t>
      </w:r>
      <w:r w:rsidR="008A06B8" w:rsidRPr="000D0C0A">
        <w:rPr>
          <w:bCs/>
          <w:iCs/>
          <w:szCs w:val="24"/>
        </w:rPr>
        <w:t>used</w:t>
      </w:r>
      <w:r w:rsidR="00B93FCD" w:rsidRPr="000D0C0A">
        <w:rPr>
          <w:bCs/>
          <w:iCs/>
          <w:szCs w:val="24"/>
        </w:rPr>
        <w:t xml:space="preserve"> in a cluster</w:t>
      </w:r>
      <w:r w:rsidR="008A06B8" w:rsidRPr="000D0C0A">
        <w:rPr>
          <w:bCs/>
          <w:iCs/>
          <w:szCs w:val="24"/>
        </w:rPr>
        <w:t xml:space="preserve"> is increased.</w:t>
      </w:r>
    </w:p>
    <w:p w14:paraId="74E286CD" w14:textId="49DB933E" w:rsidR="00287FFC" w:rsidRPr="00397F8C" w:rsidRDefault="00397F8C">
      <w:pPr>
        <w:rPr>
          <w:bCs/>
          <w:iCs/>
          <w:szCs w:val="24"/>
          <w:u w:val="single"/>
        </w:rPr>
      </w:pPr>
      <w:r>
        <w:rPr>
          <w:b/>
          <w:bCs/>
          <w:i/>
          <w:iCs/>
          <w:szCs w:val="24"/>
        </w:rPr>
        <w:t>Meth</w:t>
      </w:r>
      <w:r w:rsidR="00287FFC" w:rsidRPr="000D0C0A">
        <w:rPr>
          <w:b/>
          <w:bCs/>
          <w:i/>
          <w:iCs/>
          <w:szCs w:val="24"/>
        </w:rPr>
        <w:t>od</w:t>
      </w:r>
      <w:r w:rsidR="00316A4E" w:rsidRPr="000D0C0A">
        <w:rPr>
          <w:b/>
          <w:bCs/>
          <w:i/>
          <w:iCs/>
          <w:szCs w:val="24"/>
        </w:rPr>
        <w:t xml:space="preserve"> – </w:t>
      </w:r>
      <w:r w:rsidR="00E22DE5" w:rsidRPr="000D0C0A">
        <w:rPr>
          <w:bCs/>
          <w:iCs/>
          <w:szCs w:val="24"/>
        </w:rPr>
        <w:t>The transcodin</w:t>
      </w:r>
      <w:r w:rsidR="00460ED1">
        <w:rPr>
          <w:bCs/>
          <w:iCs/>
          <w:szCs w:val="24"/>
        </w:rPr>
        <w:t>g problem was</w:t>
      </w:r>
      <w:r w:rsidR="00CC58CE" w:rsidRPr="000D0C0A">
        <w:rPr>
          <w:bCs/>
          <w:iCs/>
          <w:szCs w:val="24"/>
        </w:rPr>
        <w:t xml:space="preserve"> </w:t>
      </w:r>
      <w:r w:rsidR="00B24E99">
        <w:rPr>
          <w:bCs/>
          <w:iCs/>
          <w:szCs w:val="24"/>
        </w:rPr>
        <w:t xml:space="preserve">formulated </w:t>
      </w:r>
      <w:r w:rsidR="00BF6BFD">
        <w:rPr>
          <w:bCs/>
          <w:iCs/>
          <w:szCs w:val="24"/>
        </w:rPr>
        <w:t xml:space="preserve">for </w:t>
      </w:r>
      <w:r w:rsidR="00287FFC" w:rsidRPr="00460ED1">
        <w:rPr>
          <w:bCs/>
          <w:i/>
          <w:iCs/>
          <w:szCs w:val="24"/>
        </w:rPr>
        <w:t>MapReduc</w:t>
      </w:r>
      <w:r w:rsidR="00B24E99">
        <w:rPr>
          <w:bCs/>
          <w:i/>
          <w:iCs/>
          <w:szCs w:val="24"/>
        </w:rPr>
        <w:t>e</w:t>
      </w:r>
      <w:r w:rsidR="00BF6BFD" w:rsidRPr="006B5041">
        <w:rPr>
          <w:bCs/>
          <w:iCs/>
          <w:szCs w:val="24"/>
        </w:rPr>
        <w:t xml:space="preserve"> using</w:t>
      </w:r>
      <w:r w:rsidR="00BF6BFD">
        <w:rPr>
          <w:bCs/>
          <w:i/>
          <w:iCs/>
          <w:szCs w:val="24"/>
        </w:rPr>
        <w:t xml:space="preserve"> Apache Hadoop</w:t>
      </w:r>
      <w:r w:rsidR="00287FFC" w:rsidRPr="000D0C0A">
        <w:rPr>
          <w:bCs/>
          <w:iCs/>
          <w:szCs w:val="24"/>
        </w:rPr>
        <w:t xml:space="preserve">, and then </w:t>
      </w:r>
      <w:r w:rsidR="000B1593">
        <w:rPr>
          <w:bCs/>
          <w:iCs/>
          <w:szCs w:val="24"/>
        </w:rPr>
        <w:t xml:space="preserve">it was </w:t>
      </w:r>
      <w:r w:rsidR="00287FFC" w:rsidRPr="000D0C0A">
        <w:rPr>
          <w:bCs/>
          <w:iCs/>
          <w:szCs w:val="24"/>
        </w:rPr>
        <w:t>used in various s</w:t>
      </w:r>
      <w:r w:rsidR="00CC58CE" w:rsidRPr="000D0C0A">
        <w:rPr>
          <w:bCs/>
          <w:iCs/>
          <w:szCs w:val="24"/>
        </w:rPr>
        <w:t>cenarios to test its feasibility</w:t>
      </w:r>
      <w:r w:rsidR="00BF6BFD">
        <w:rPr>
          <w:bCs/>
          <w:iCs/>
          <w:szCs w:val="24"/>
        </w:rPr>
        <w:t xml:space="preserve"> in </w:t>
      </w:r>
      <w:r w:rsidR="000B1593">
        <w:rPr>
          <w:bCs/>
          <w:iCs/>
          <w:szCs w:val="24"/>
        </w:rPr>
        <w:t>clusters</w:t>
      </w:r>
      <w:r w:rsidR="00BF6BFD">
        <w:rPr>
          <w:bCs/>
          <w:iCs/>
          <w:szCs w:val="24"/>
        </w:rPr>
        <w:t xml:space="preserve"> of up to 20 machines</w:t>
      </w:r>
      <w:r w:rsidR="005C61E7">
        <w:rPr>
          <w:bCs/>
          <w:iCs/>
          <w:szCs w:val="24"/>
        </w:rPr>
        <w:t xml:space="preserve">. The performance of our </w:t>
      </w:r>
      <w:r w:rsidR="00287FFC" w:rsidRPr="000D0C0A">
        <w:rPr>
          <w:bCs/>
          <w:iCs/>
          <w:szCs w:val="24"/>
        </w:rPr>
        <w:t>s</w:t>
      </w:r>
      <w:r w:rsidR="00B3370B">
        <w:rPr>
          <w:bCs/>
          <w:iCs/>
          <w:szCs w:val="24"/>
        </w:rPr>
        <w:t xml:space="preserve">olution </w:t>
      </w:r>
      <w:r w:rsidR="00287FFC" w:rsidRPr="000D0C0A">
        <w:rPr>
          <w:bCs/>
          <w:iCs/>
          <w:szCs w:val="24"/>
        </w:rPr>
        <w:t xml:space="preserve">as the number of nodes in the cluster is increased </w:t>
      </w:r>
      <w:r w:rsidR="000B1593">
        <w:rPr>
          <w:bCs/>
          <w:iCs/>
          <w:szCs w:val="24"/>
        </w:rPr>
        <w:t>was</w:t>
      </w:r>
      <w:r w:rsidR="00641949">
        <w:rPr>
          <w:bCs/>
          <w:iCs/>
          <w:szCs w:val="24"/>
        </w:rPr>
        <w:t xml:space="preserve"> analysed</w:t>
      </w:r>
      <w:r w:rsidR="00287FFC" w:rsidRPr="000D0C0A">
        <w:rPr>
          <w:bCs/>
          <w:iCs/>
          <w:szCs w:val="24"/>
        </w:rPr>
        <w:t xml:space="preserve">, and </w:t>
      </w:r>
      <w:r w:rsidR="00CC58CE" w:rsidRPr="000D0C0A">
        <w:rPr>
          <w:bCs/>
          <w:iCs/>
          <w:szCs w:val="24"/>
        </w:rPr>
        <w:t>we examine</w:t>
      </w:r>
      <w:r w:rsidR="000B1593">
        <w:rPr>
          <w:bCs/>
          <w:iCs/>
          <w:szCs w:val="24"/>
        </w:rPr>
        <w:t>d</w:t>
      </w:r>
      <w:r w:rsidR="00CC58CE" w:rsidRPr="000D0C0A">
        <w:rPr>
          <w:bCs/>
          <w:iCs/>
          <w:szCs w:val="24"/>
        </w:rPr>
        <w:t xml:space="preserve"> </w:t>
      </w:r>
      <w:r w:rsidR="00B24E99">
        <w:rPr>
          <w:bCs/>
          <w:iCs/>
          <w:szCs w:val="24"/>
        </w:rPr>
        <w:t>how the performance was</w:t>
      </w:r>
      <w:r w:rsidR="00287FFC" w:rsidRPr="000D0C0A">
        <w:rPr>
          <w:bCs/>
          <w:iCs/>
          <w:szCs w:val="24"/>
        </w:rPr>
        <w:t xml:space="preserve"> affected </w:t>
      </w:r>
      <w:r w:rsidR="00354A1E" w:rsidRPr="000D0C0A">
        <w:rPr>
          <w:bCs/>
          <w:iCs/>
          <w:szCs w:val="24"/>
        </w:rPr>
        <w:t>by the size of the input.</w:t>
      </w:r>
      <w:r w:rsidR="00675867" w:rsidRPr="000D0C0A">
        <w:rPr>
          <w:bCs/>
          <w:iCs/>
          <w:szCs w:val="24"/>
        </w:rPr>
        <w:t xml:space="preserve"> </w:t>
      </w:r>
      <w:r w:rsidR="00552CE7">
        <w:rPr>
          <w:bCs/>
          <w:iCs/>
          <w:szCs w:val="24"/>
        </w:rPr>
        <w:t>We also analyse</w:t>
      </w:r>
      <w:r w:rsidR="00065847">
        <w:rPr>
          <w:bCs/>
          <w:iCs/>
          <w:szCs w:val="24"/>
        </w:rPr>
        <w:t>d</w:t>
      </w:r>
      <w:r w:rsidR="00552CE7">
        <w:rPr>
          <w:bCs/>
          <w:iCs/>
          <w:szCs w:val="24"/>
        </w:rPr>
        <w:t xml:space="preserve"> the output of our transcoder in terms of visual quality and compression.</w:t>
      </w:r>
    </w:p>
    <w:p w14:paraId="315A66AE" w14:textId="4E226C59" w:rsidR="00602ED4" w:rsidRPr="00397F8C" w:rsidRDefault="00397F8C">
      <w:pPr>
        <w:rPr>
          <w:b/>
          <w:bCs/>
          <w:i/>
          <w:iCs/>
          <w:szCs w:val="24"/>
        </w:rPr>
      </w:pPr>
      <w:r>
        <w:rPr>
          <w:b/>
          <w:bCs/>
          <w:i/>
          <w:iCs/>
          <w:szCs w:val="24"/>
        </w:rPr>
        <w:t>Re</w:t>
      </w:r>
      <w:r w:rsidR="00602ED4" w:rsidRPr="000D0C0A">
        <w:rPr>
          <w:b/>
          <w:bCs/>
          <w:i/>
          <w:iCs/>
          <w:szCs w:val="24"/>
        </w:rPr>
        <w:t>sults</w:t>
      </w:r>
      <w:r w:rsidR="00CF49FC" w:rsidRPr="000D0C0A">
        <w:rPr>
          <w:b/>
          <w:bCs/>
          <w:i/>
          <w:iCs/>
          <w:szCs w:val="24"/>
        </w:rPr>
        <w:t xml:space="preserve"> </w:t>
      </w:r>
      <w:r w:rsidR="0087296D" w:rsidRPr="000D0C0A">
        <w:rPr>
          <w:b/>
          <w:bCs/>
          <w:i/>
          <w:iCs/>
          <w:szCs w:val="24"/>
        </w:rPr>
        <w:t>–</w:t>
      </w:r>
      <w:r w:rsidR="00CF49FC" w:rsidRPr="000D0C0A">
        <w:rPr>
          <w:b/>
          <w:bCs/>
          <w:i/>
          <w:iCs/>
          <w:szCs w:val="24"/>
        </w:rPr>
        <w:t xml:space="preserve"> </w:t>
      </w:r>
      <w:r w:rsidR="0087296D" w:rsidRPr="000D0C0A">
        <w:rPr>
          <w:bCs/>
          <w:iCs/>
          <w:szCs w:val="24"/>
        </w:rPr>
        <w:t>Our implementation of video</w:t>
      </w:r>
      <w:r w:rsidR="00885143">
        <w:rPr>
          <w:bCs/>
          <w:iCs/>
          <w:szCs w:val="24"/>
        </w:rPr>
        <w:t xml:space="preserve"> transcoding on </w:t>
      </w:r>
      <w:r w:rsidR="00885143" w:rsidRPr="00093A0E">
        <w:rPr>
          <w:bCs/>
          <w:i/>
          <w:iCs/>
          <w:szCs w:val="24"/>
        </w:rPr>
        <w:t>MapReduce</w:t>
      </w:r>
      <w:r w:rsidR="00885143">
        <w:rPr>
          <w:bCs/>
          <w:iCs/>
          <w:szCs w:val="24"/>
        </w:rPr>
        <w:t xml:space="preserve"> shows a performance improvement</w:t>
      </w:r>
      <w:r w:rsidR="00936A40">
        <w:rPr>
          <w:bCs/>
          <w:iCs/>
          <w:szCs w:val="24"/>
        </w:rPr>
        <w:t xml:space="preserve"> when</w:t>
      </w:r>
      <w:r w:rsidR="0087296D" w:rsidRPr="000D0C0A">
        <w:rPr>
          <w:bCs/>
          <w:iCs/>
          <w:szCs w:val="24"/>
        </w:rPr>
        <w:t xml:space="preserve"> </w:t>
      </w:r>
      <w:r w:rsidR="00CF34F9" w:rsidRPr="000D0C0A">
        <w:rPr>
          <w:bCs/>
          <w:iCs/>
          <w:szCs w:val="24"/>
        </w:rPr>
        <w:t>large files</w:t>
      </w:r>
      <w:r w:rsidR="00936A40">
        <w:rPr>
          <w:bCs/>
          <w:iCs/>
          <w:szCs w:val="24"/>
        </w:rPr>
        <w:t xml:space="preserve"> are used for input</w:t>
      </w:r>
      <w:r w:rsidR="00CF34F9" w:rsidRPr="000D0C0A">
        <w:rPr>
          <w:bCs/>
          <w:iCs/>
          <w:szCs w:val="24"/>
        </w:rPr>
        <w:t xml:space="preserve">, </w:t>
      </w:r>
      <w:r w:rsidR="00A24002" w:rsidRPr="000D0C0A">
        <w:rPr>
          <w:bCs/>
          <w:iCs/>
          <w:szCs w:val="24"/>
        </w:rPr>
        <w:t>for</w:t>
      </w:r>
      <w:r w:rsidR="00601287" w:rsidRPr="000D0C0A">
        <w:rPr>
          <w:bCs/>
          <w:iCs/>
          <w:szCs w:val="24"/>
        </w:rPr>
        <w:t xml:space="preserve"> cluster</w:t>
      </w:r>
      <w:r w:rsidR="009B3F0E">
        <w:rPr>
          <w:bCs/>
          <w:iCs/>
          <w:szCs w:val="24"/>
        </w:rPr>
        <w:t xml:space="preserve"> sizes </w:t>
      </w:r>
      <w:r w:rsidR="00897AD1">
        <w:rPr>
          <w:bCs/>
          <w:iCs/>
          <w:szCs w:val="24"/>
        </w:rPr>
        <w:t xml:space="preserve">up to </w:t>
      </w:r>
      <w:r w:rsidR="009B3F0E">
        <w:rPr>
          <w:bCs/>
          <w:iCs/>
          <w:szCs w:val="24"/>
        </w:rPr>
        <w:t>20</w:t>
      </w:r>
      <w:r w:rsidR="0087296D" w:rsidRPr="000D0C0A">
        <w:rPr>
          <w:bCs/>
          <w:iCs/>
          <w:szCs w:val="24"/>
        </w:rPr>
        <w:t xml:space="preserve">. </w:t>
      </w:r>
      <w:r w:rsidR="00936A40">
        <w:t>We found input file size to have a considerable effect on our system, larger input reducing overhead and increasing scalability.</w:t>
      </w:r>
    </w:p>
    <w:p w14:paraId="7421E385" w14:textId="5B771503" w:rsidR="00287FFC" w:rsidRPr="00397F8C" w:rsidRDefault="00602ED4">
      <w:pPr>
        <w:rPr>
          <w:b/>
          <w:bCs/>
          <w:i/>
          <w:iCs/>
          <w:szCs w:val="24"/>
        </w:rPr>
      </w:pPr>
      <w:r w:rsidRPr="000D0C0A">
        <w:rPr>
          <w:b/>
          <w:bCs/>
          <w:i/>
          <w:iCs/>
          <w:szCs w:val="24"/>
        </w:rPr>
        <w:t>Conclusions</w:t>
      </w:r>
      <w:r w:rsidR="00CF49FC" w:rsidRPr="000D0C0A">
        <w:rPr>
          <w:b/>
          <w:bCs/>
          <w:i/>
          <w:iCs/>
          <w:szCs w:val="24"/>
        </w:rPr>
        <w:t xml:space="preserve"> </w:t>
      </w:r>
      <w:r w:rsidR="00626204" w:rsidRPr="000D0C0A">
        <w:rPr>
          <w:b/>
          <w:bCs/>
          <w:i/>
          <w:iCs/>
          <w:szCs w:val="24"/>
        </w:rPr>
        <w:t>–</w:t>
      </w:r>
      <w:r w:rsidR="00CF49FC" w:rsidRPr="000D0C0A">
        <w:rPr>
          <w:b/>
          <w:bCs/>
          <w:i/>
          <w:iCs/>
          <w:szCs w:val="24"/>
        </w:rPr>
        <w:t xml:space="preserve"> </w:t>
      </w:r>
      <w:r w:rsidR="00445BE0" w:rsidRPr="000D0C0A">
        <w:rPr>
          <w:bCs/>
          <w:iCs/>
          <w:szCs w:val="24"/>
        </w:rPr>
        <w:t>T</w:t>
      </w:r>
      <w:r w:rsidR="00626204" w:rsidRPr="000D0C0A">
        <w:rPr>
          <w:bCs/>
          <w:iCs/>
          <w:szCs w:val="24"/>
        </w:rPr>
        <w:t xml:space="preserve">ranscoding on </w:t>
      </w:r>
      <w:r w:rsidR="00626204" w:rsidRPr="00F41141">
        <w:rPr>
          <w:bCs/>
          <w:i/>
          <w:iCs/>
          <w:szCs w:val="24"/>
        </w:rPr>
        <w:t>MapReduce</w:t>
      </w:r>
      <w:r w:rsidR="00626204" w:rsidRPr="000D0C0A">
        <w:rPr>
          <w:bCs/>
          <w:iCs/>
          <w:szCs w:val="24"/>
        </w:rPr>
        <w:t xml:space="preserve"> allow</w:t>
      </w:r>
      <w:r w:rsidR="00453D09" w:rsidRPr="000D0C0A">
        <w:rPr>
          <w:bCs/>
          <w:iCs/>
          <w:szCs w:val="24"/>
        </w:rPr>
        <w:t>s</w:t>
      </w:r>
      <w:r w:rsidR="00626204" w:rsidRPr="000D0C0A">
        <w:rPr>
          <w:bCs/>
          <w:iCs/>
          <w:szCs w:val="24"/>
        </w:rPr>
        <w:t xml:space="preserve"> for large </w:t>
      </w:r>
      <w:r w:rsidR="00445BE0" w:rsidRPr="000D0C0A">
        <w:rPr>
          <w:bCs/>
          <w:iCs/>
          <w:szCs w:val="24"/>
        </w:rPr>
        <w:t xml:space="preserve">video </w:t>
      </w:r>
      <w:r w:rsidR="00626204" w:rsidRPr="000D0C0A">
        <w:rPr>
          <w:bCs/>
          <w:iCs/>
          <w:szCs w:val="24"/>
        </w:rPr>
        <w:t>files to</w:t>
      </w:r>
      <w:r w:rsidR="00453D09" w:rsidRPr="000D0C0A">
        <w:rPr>
          <w:bCs/>
          <w:iCs/>
          <w:szCs w:val="24"/>
        </w:rPr>
        <w:t xml:space="preserve"> be processed on clusters</w:t>
      </w:r>
      <w:r w:rsidR="00D55AC2">
        <w:rPr>
          <w:bCs/>
          <w:iCs/>
          <w:szCs w:val="24"/>
        </w:rPr>
        <w:t xml:space="preserve"> of machines</w:t>
      </w:r>
      <w:r w:rsidR="00453D09" w:rsidRPr="000D0C0A">
        <w:rPr>
          <w:bCs/>
          <w:iCs/>
          <w:szCs w:val="24"/>
        </w:rPr>
        <w:t>, achieving a performance improvement with respect to the number of machine</w:t>
      </w:r>
      <w:r w:rsidR="00601287" w:rsidRPr="000D0C0A">
        <w:rPr>
          <w:bCs/>
          <w:iCs/>
          <w:szCs w:val="24"/>
        </w:rPr>
        <w:t>s</w:t>
      </w:r>
      <w:r w:rsidR="00453D09" w:rsidRPr="000D0C0A">
        <w:rPr>
          <w:bCs/>
          <w:iCs/>
          <w:szCs w:val="24"/>
        </w:rPr>
        <w:t xml:space="preserve"> used. The output is of similar quality and of similar </w:t>
      </w:r>
      <w:r w:rsidR="00764378" w:rsidRPr="000D0C0A">
        <w:rPr>
          <w:bCs/>
          <w:iCs/>
          <w:szCs w:val="24"/>
        </w:rPr>
        <w:t>file size t</w:t>
      </w:r>
      <w:r w:rsidR="006C6669" w:rsidRPr="000D0C0A">
        <w:rPr>
          <w:bCs/>
          <w:iCs/>
          <w:szCs w:val="24"/>
        </w:rPr>
        <w:t>o that of a sequential encoder.</w:t>
      </w:r>
    </w:p>
    <w:p w14:paraId="53225C01" w14:textId="134DAAA4" w:rsidR="00C77430" w:rsidRPr="000D0C0A" w:rsidRDefault="00397F8C" w:rsidP="0049131E">
      <w:pPr>
        <w:pStyle w:val="IndexTerms"/>
        <w:ind w:firstLine="0"/>
        <w:rPr>
          <w:b w:val="0"/>
          <w:sz w:val="24"/>
          <w:szCs w:val="24"/>
        </w:rPr>
      </w:pPr>
      <w:bookmarkStart w:id="0" w:name="PointTmp"/>
      <w:r>
        <w:rPr>
          <w:i/>
          <w:iCs/>
          <w:sz w:val="24"/>
          <w:szCs w:val="24"/>
        </w:rPr>
        <w:tab/>
      </w:r>
      <w:proofErr w:type="gramStart"/>
      <w:r w:rsidR="00287FFC" w:rsidRPr="000D0C0A">
        <w:rPr>
          <w:i/>
          <w:iCs/>
          <w:sz w:val="24"/>
          <w:szCs w:val="24"/>
        </w:rPr>
        <w:t>Keywords</w:t>
      </w:r>
      <w:bookmarkEnd w:id="0"/>
      <w:r w:rsidR="005A5C68" w:rsidRPr="005A5C68">
        <w:rPr>
          <w:bCs w:val="0"/>
          <w:i/>
          <w:iCs/>
          <w:szCs w:val="24"/>
        </w:rPr>
        <w:t xml:space="preserve"> – </w:t>
      </w:r>
      <w:r w:rsidR="007C76E7" w:rsidRPr="000D0C0A">
        <w:rPr>
          <w:b w:val="0"/>
          <w:sz w:val="24"/>
          <w:szCs w:val="24"/>
        </w:rPr>
        <w:t>Cloud, Distri</w:t>
      </w:r>
      <w:r w:rsidR="00E31264" w:rsidRPr="000D0C0A">
        <w:rPr>
          <w:b w:val="0"/>
          <w:sz w:val="24"/>
          <w:szCs w:val="24"/>
        </w:rPr>
        <w:t>buted, EC2, MapReduce, Parallel</w:t>
      </w:r>
      <w:r w:rsidR="001C6CB5">
        <w:rPr>
          <w:b w:val="0"/>
          <w:sz w:val="24"/>
          <w:szCs w:val="24"/>
        </w:rPr>
        <w:t xml:space="preserve">, </w:t>
      </w:r>
      <w:proofErr w:type="spellStart"/>
      <w:r w:rsidR="001C6CB5">
        <w:rPr>
          <w:b w:val="0"/>
          <w:sz w:val="24"/>
          <w:szCs w:val="24"/>
        </w:rPr>
        <w:t>I</w:t>
      </w:r>
      <w:r w:rsidR="007C76E7" w:rsidRPr="000D0C0A">
        <w:rPr>
          <w:b w:val="0"/>
          <w:sz w:val="24"/>
          <w:szCs w:val="24"/>
        </w:rPr>
        <w:t>aaS</w:t>
      </w:r>
      <w:proofErr w:type="spellEnd"/>
      <w:r w:rsidR="007C76E7" w:rsidRPr="000D0C0A">
        <w:rPr>
          <w:b w:val="0"/>
          <w:sz w:val="24"/>
          <w:szCs w:val="24"/>
        </w:rPr>
        <w:t>, Transcoding, Hadoop.</w:t>
      </w:r>
      <w:proofErr w:type="gramEnd"/>
    </w:p>
    <w:p w14:paraId="68306169" w14:textId="77777777" w:rsidR="00516DCF" w:rsidRPr="000D0C0A" w:rsidRDefault="000A771E" w:rsidP="00516DCF">
      <w:pPr>
        <w:pStyle w:val="Heading1"/>
      </w:pPr>
      <w:r w:rsidRPr="000D0C0A">
        <w:t>Introduction</w:t>
      </w:r>
    </w:p>
    <w:p w14:paraId="2315EB30" w14:textId="77777777" w:rsidR="00876F20" w:rsidRPr="000D0C0A" w:rsidRDefault="00E427B8" w:rsidP="00F47FF7">
      <w:pPr>
        <w:pStyle w:val="Heading2"/>
        <w:rPr>
          <w:lang w:eastAsia="en-US"/>
        </w:rPr>
      </w:pPr>
      <w:r w:rsidRPr="000D0C0A">
        <w:rPr>
          <w:lang w:eastAsia="en-US"/>
        </w:rPr>
        <w:t xml:space="preserve">Project </w:t>
      </w:r>
      <w:r w:rsidR="00876F20" w:rsidRPr="000D0C0A">
        <w:rPr>
          <w:lang w:eastAsia="en-US"/>
        </w:rPr>
        <w:t>Background</w:t>
      </w:r>
      <w:r w:rsidR="000F1514" w:rsidRPr="000D0C0A">
        <w:rPr>
          <w:lang w:eastAsia="en-US"/>
        </w:rPr>
        <w:t xml:space="preserve"> and </w:t>
      </w:r>
      <w:r w:rsidR="00DD2B45" w:rsidRPr="000D0C0A">
        <w:rPr>
          <w:lang w:eastAsia="en-US"/>
        </w:rPr>
        <w:t>Motivation</w:t>
      </w:r>
    </w:p>
    <w:p w14:paraId="1AEC5573" w14:textId="09DEE5E1" w:rsidR="00C36053" w:rsidRPr="000D0C0A" w:rsidRDefault="00353199" w:rsidP="00742EC2">
      <w:pPr>
        <w:ind w:firstLine="0"/>
        <w:rPr>
          <w:bCs/>
          <w:szCs w:val="24"/>
        </w:rPr>
      </w:pPr>
      <w:r w:rsidRPr="000D0C0A">
        <w:rPr>
          <w:lang w:eastAsia="en-US"/>
        </w:rPr>
        <w:t>Video transcoding is the process of converting video (and usually its associated audio) from one encoding format to another</w:t>
      </w:r>
      <w:r w:rsidR="00F067CA">
        <w:rPr>
          <w:lang w:eastAsia="en-US"/>
        </w:rPr>
        <w:t xml:space="preserve"> </w:t>
      </w:r>
      <w:r w:rsidR="00F067CA" w:rsidRPr="000D0C0A">
        <w:t>(</w:t>
      </w:r>
      <w:proofErr w:type="spellStart"/>
      <w:r w:rsidR="00F067CA" w:rsidRPr="000D0C0A">
        <w:t>Fhurt</w:t>
      </w:r>
      <w:proofErr w:type="spellEnd"/>
      <w:r w:rsidR="00F067CA" w:rsidRPr="000D0C0A">
        <w:t xml:space="preserve">, </w:t>
      </w:r>
      <w:proofErr w:type="gramStart"/>
      <w:r w:rsidR="00F067CA" w:rsidRPr="000D0C0A">
        <w:t>2008 :</w:t>
      </w:r>
      <w:proofErr w:type="gramEnd"/>
      <w:r w:rsidR="00F067CA" w:rsidRPr="000D0C0A">
        <w:t xml:space="preserve"> 951)</w:t>
      </w:r>
      <w:r w:rsidRPr="000D0C0A">
        <w:rPr>
          <w:lang w:eastAsia="en-US"/>
        </w:rPr>
        <w:t xml:space="preserve">. </w:t>
      </w:r>
      <w:r w:rsidR="00CB1FE2" w:rsidRPr="000D0C0A">
        <w:rPr>
          <w:lang w:eastAsia="en-US"/>
        </w:rPr>
        <w:t xml:space="preserve">Transcoding can also involve keeping </w:t>
      </w:r>
      <w:r w:rsidR="00CE2336" w:rsidRPr="000D0C0A">
        <w:rPr>
          <w:lang w:eastAsia="en-US"/>
        </w:rPr>
        <w:t xml:space="preserve">the </w:t>
      </w:r>
      <w:r w:rsidR="003D0569" w:rsidRPr="000D0C0A">
        <w:rPr>
          <w:lang w:eastAsia="en-US"/>
        </w:rPr>
        <w:t xml:space="preserve">encoding </w:t>
      </w:r>
      <w:r w:rsidR="00CE2336" w:rsidRPr="000D0C0A">
        <w:rPr>
          <w:lang w:eastAsia="en-US"/>
        </w:rPr>
        <w:t xml:space="preserve">format </w:t>
      </w:r>
      <w:r w:rsidR="004A1C52" w:rsidRPr="000D0C0A">
        <w:rPr>
          <w:lang w:eastAsia="en-US"/>
        </w:rPr>
        <w:t xml:space="preserve">identical while </w:t>
      </w:r>
      <w:r w:rsidR="00CB1FE2" w:rsidRPr="000D0C0A">
        <w:rPr>
          <w:lang w:eastAsia="en-US"/>
        </w:rPr>
        <w:t>adjust</w:t>
      </w:r>
      <w:r w:rsidR="00CE2336" w:rsidRPr="000D0C0A">
        <w:rPr>
          <w:lang w:eastAsia="en-US"/>
        </w:rPr>
        <w:t>ing</w:t>
      </w:r>
      <w:r w:rsidR="00CB1FE2" w:rsidRPr="000D0C0A">
        <w:rPr>
          <w:lang w:eastAsia="en-US"/>
        </w:rPr>
        <w:t xml:space="preserve"> the quality of the video so that size of the output </w:t>
      </w:r>
      <w:r w:rsidR="004A1C52" w:rsidRPr="000D0C0A">
        <w:rPr>
          <w:lang w:eastAsia="en-US"/>
        </w:rPr>
        <w:t>is smaller</w:t>
      </w:r>
      <w:r w:rsidR="00CB1FE2" w:rsidRPr="000D0C0A">
        <w:rPr>
          <w:lang w:eastAsia="en-US"/>
        </w:rPr>
        <w:t xml:space="preserve">. </w:t>
      </w:r>
      <w:r w:rsidR="00CE2336" w:rsidRPr="000D0C0A">
        <w:rPr>
          <w:bCs/>
          <w:szCs w:val="24"/>
        </w:rPr>
        <w:t>As video resolution increase</w:t>
      </w:r>
      <w:r w:rsidR="00A9433A" w:rsidRPr="000D0C0A">
        <w:rPr>
          <w:bCs/>
          <w:szCs w:val="24"/>
        </w:rPr>
        <w:t>s</w:t>
      </w:r>
      <w:r w:rsidR="00CE2336" w:rsidRPr="000D0C0A">
        <w:rPr>
          <w:bCs/>
          <w:szCs w:val="24"/>
        </w:rPr>
        <w:t>, so does the amount of time it takes to transc</w:t>
      </w:r>
      <w:r w:rsidR="007840F6">
        <w:rPr>
          <w:bCs/>
          <w:szCs w:val="24"/>
        </w:rPr>
        <w:t>ode</w:t>
      </w:r>
      <w:r w:rsidR="00E221C4" w:rsidRPr="000D0C0A">
        <w:rPr>
          <w:bCs/>
          <w:szCs w:val="24"/>
        </w:rPr>
        <w:t xml:space="preserve">. </w:t>
      </w:r>
      <w:r w:rsidR="006E6F8C" w:rsidRPr="000D0C0A">
        <w:rPr>
          <w:bCs/>
          <w:szCs w:val="24"/>
        </w:rPr>
        <w:t>Transmitting video</w:t>
      </w:r>
      <w:r w:rsidR="00CE2336" w:rsidRPr="000D0C0A">
        <w:rPr>
          <w:bCs/>
          <w:szCs w:val="24"/>
        </w:rPr>
        <w:t xml:space="preserve"> via the web often requires various encodings of different types and quality to accommodate various devices and </w:t>
      </w:r>
      <w:r w:rsidR="003D0569" w:rsidRPr="000D0C0A">
        <w:rPr>
          <w:bCs/>
          <w:szCs w:val="24"/>
        </w:rPr>
        <w:t xml:space="preserve">their </w:t>
      </w:r>
      <w:r w:rsidR="007E711A" w:rsidRPr="000D0C0A">
        <w:rPr>
          <w:bCs/>
          <w:szCs w:val="24"/>
        </w:rPr>
        <w:t>bandwidth availability. This makes the</w:t>
      </w:r>
      <w:r w:rsidR="00CE2336" w:rsidRPr="000D0C0A">
        <w:rPr>
          <w:bCs/>
          <w:szCs w:val="24"/>
        </w:rPr>
        <w:t xml:space="preserve"> conve</w:t>
      </w:r>
      <w:r w:rsidR="007E711A" w:rsidRPr="000D0C0A">
        <w:rPr>
          <w:bCs/>
          <w:szCs w:val="24"/>
        </w:rPr>
        <w:t>rsion even more time consuming, as it has to be performed multiple times for each output type.</w:t>
      </w:r>
      <w:r w:rsidR="009C6C82" w:rsidRPr="000D0C0A">
        <w:rPr>
          <w:bCs/>
          <w:szCs w:val="24"/>
        </w:rPr>
        <w:t xml:space="preserve"> </w:t>
      </w:r>
      <w:r w:rsidR="00CE2336" w:rsidRPr="000D0C0A">
        <w:rPr>
          <w:bCs/>
          <w:szCs w:val="24"/>
        </w:rPr>
        <w:t xml:space="preserve">The media industry, as well as </w:t>
      </w:r>
      <w:r w:rsidR="003A1C3B">
        <w:rPr>
          <w:bCs/>
          <w:szCs w:val="24"/>
        </w:rPr>
        <w:t>m</w:t>
      </w:r>
      <w:r w:rsidR="00726CFD">
        <w:rPr>
          <w:bCs/>
          <w:szCs w:val="24"/>
        </w:rPr>
        <w:t>any video-sharing websites, has</w:t>
      </w:r>
      <w:r w:rsidR="00CE2336" w:rsidRPr="000D0C0A">
        <w:rPr>
          <w:bCs/>
          <w:szCs w:val="24"/>
        </w:rPr>
        <w:t xml:space="preserve"> to perform this type of transcode frequently, processing many terabytes of video</w:t>
      </w:r>
      <w:r w:rsidR="00E21138" w:rsidRPr="000D0C0A">
        <w:rPr>
          <w:bCs/>
          <w:szCs w:val="24"/>
        </w:rPr>
        <w:t xml:space="preserve"> per day</w:t>
      </w:r>
      <w:r w:rsidR="00E21138" w:rsidRPr="000D0C0A">
        <w:rPr>
          <w:rStyle w:val="FootnoteReference"/>
          <w:bCs/>
          <w:szCs w:val="24"/>
        </w:rPr>
        <w:footnoteReference w:id="1"/>
      </w:r>
      <w:r w:rsidR="0096032B" w:rsidRPr="000D0C0A">
        <w:rPr>
          <w:bCs/>
          <w:szCs w:val="24"/>
        </w:rPr>
        <w:t>.</w:t>
      </w:r>
      <w:r w:rsidR="00DC5B12" w:rsidRPr="000D0C0A">
        <w:rPr>
          <w:bCs/>
          <w:szCs w:val="24"/>
        </w:rPr>
        <w:t xml:space="preserve"> </w:t>
      </w:r>
      <w:r w:rsidR="002E04A8" w:rsidRPr="000D0C0A">
        <w:rPr>
          <w:bCs/>
          <w:szCs w:val="24"/>
        </w:rPr>
        <w:t xml:space="preserve">As the popularity of web video continues to increase, the expectation from consumers </w:t>
      </w:r>
      <w:r w:rsidR="00DC5B12" w:rsidRPr="000D0C0A">
        <w:rPr>
          <w:bCs/>
          <w:szCs w:val="24"/>
        </w:rPr>
        <w:t xml:space="preserve">is </w:t>
      </w:r>
      <w:r w:rsidR="00720B73" w:rsidRPr="000D0C0A">
        <w:rPr>
          <w:bCs/>
          <w:szCs w:val="24"/>
        </w:rPr>
        <w:t xml:space="preserve">that video content should be </w:t>
      </w:r>
      <w:r w:rsidR="002E04A8" w:rsidRPr="000D0C0A">
        <w:rPr>
          <w:bCs/>
          <w:szCs w:val="24"/>
        </w:rPr>
        <w:t xml:space="preserve">available almost instantly on whichever device or connection they </w:t>
      </w:r>
      <w:r w:rsidR="00BC79D4" w:rsidRPr="000D0C0A">
        <w:rPr>
          <w:bCs/>
          <w:szCs w:val="24"/>
        </w:rPr>
        <w:t xml:space="preserve">choose to </w:t>
      </w:r>
      <w:r w:rsidR="00DC5B12" w:rsidRPr="000D0C0A">
        <w:rPr>
          <w:bCs/>
          <w:szCs w:val="24"/>
        </w:rPr>
        <w:t xml:space="preserve">use. </w:t>
      </w:r>
      <w:r w:rsidR="002E04A8" w:rsidRPr="000D0C0A">
        <w:rPr>
          <w:bCs/>
          <w:szCs w:val="24"/>
        </w:rPr>
        <w:t xml:space="preserve"> </w:t>
      </w:r>
      <w:r w:rsidR="00DC5B12" w:rsidRPr="000D0C0A">
        <w:rPr>
          <w:bCs/>
          <w:szCs w:val="24"/>
        </w:rPr>
        <w:t>Improving the performance of this transcode operation allows for the delay between content acquisition and the availability of the content on the various devices to be reduced.</w:t>
      </w:r>
    </w:p>
    <w:p w14:paraId="7796DB6A" w14:textId="162ECAD4" w:rsidR="00C36053" w:rsidRPr="000D0C0A" w:rsidRDefault="00C26BDD" w:rsidP="006F76CD">
      <w:r w:rsidRPr="000D0C0A">
        <w:rPr>
          <w:i/>
        </w:rPr>
        <w:t>MapReduce</w:t>
      </w:r>
      <w:r w:rsidR="001672BE" w:rsidRPr="000D0C0A">
        <w:t xml:space="preserve"> (Dean and </w:t>
      </w:r>
      <w:proofErr w:type="spellStart"/>
      <w:r w:rsidR="001672BE" w:rsidRPr="000D0C0A">
        <w:t>Ghemawat</w:t>
      </w:r>
      <w:proofErr w:type="spellEnd"/>
      <w:r w:rsidR="0096032B" w:rsidRPr="000D0C0A">
        <w:t>, 2004)</w:t>
      </w:r>
      <w:r w:rsidR="00CE2336" w:rsidRPr="000D0C0A">
        <w:t xml:space="preserve"> is a parallel data processing paradigm popularised by Google for ‘web scale’</w:t>
      </w:r>
      <w:r w:rsidR="00361720" w:rsidRPr="000D0C0A">
        <w:rPr>
          <w:rStyle w:val="FootnoteReference"/>
          <w:bCs/>
          <w:szCs w:val="24"/>
        </w:rPr>
        <w:footnoteReference w:id="2"/>
      </w:r>
      <w:r w:rsidR="00CE2336" w:rsidRPr="000D0C0A">
        <w:t xml:space="preserve"> processing of information using a cluster o</w:t>
      </w:r>
      <w:r w:rsidR="00D351A3" w:rsidRPr="000D0C0A">
        <w:t xml:space="preserve">f machines. </w:t>
      </w:r>
      <w:r w:rsidR="00D351A3" w:rsidRPr="000D0C0A">
        <w:lastRenderedPageBreak/>
        <w:t xml:space="preserve">A </w:t>
      </w:r>
      <w:r w:rsidR="00D351A3" w:rsidRPr="000D0C0A">
        <w:rPr>
          <w:i/>
        </w:rPr>
        <w:t>MapReduce</w:t>
      </w:r>
      <w:r w:rsidR="00D351A3" w:rsidRPr="000D0C0A">
        <w:t xml:space="preserve"> program</w:t>
      </w:r>
      <w:r w:rsidR="00CE2336" w:rsidRPr="000D0C0A">
        <w:t xml:space="preserve"> uses a variant of the </w:t>
      </w:r>
      <w:r w:rsidR="00CE2336" w:rsidRPr="000D0C0A">
        <w:rPr>
          <w:i/>
        </w:rPr>
        <w:t>Map</w:t>
      </w:r>
      <w:r w:rsidR="00CE2336" w:rsidRPr="000D0C0A">
        <w:t xml:space="preserve"> and </w:t>
      </w:r>
      <w:r w:rsidR="00CE2336" w:rsidRPr="000D0C0A">
        <w:rPr>
          <w:i/>
        </w:rPr>
        <w:t>Reduce</w:t>
      </w:r>
      <w:r w:rsidR="00CE2336" w:rsidRPr="000D0C0A">
        <w:t xml:space="preserve"> functions from functional programming, to define a method of processing input that can scale across machines</w:t>
      </w:r>
      <w:r w:rsidR="002D5845" w:rsidRPr="000D0C0A">
        <w:t>. The data is processed</w:t>
      </w:r>
      <w:r w:rsidR="007625DC" w:rsidRPr="000D0C0A">
        <w:t xml:space="preserve"> in segments</w:t>
      </w:r>
      <w:r w:rsidR="007840F6">
        <w:t xml:space="preserve"> requiring</w:t>
      </w:r>
      <w:r w:rsidR="00D351A3" w:rsidRPr="000D0C0A">
        <w:t xml:space="preserve"> no global communication. </w:t>
      </w:r>
      <w:r w:rsidR="004A5351" w:rsidRPr="000D0C0A">
        <w:t>This makes it ideal for</w:t>
      </w:r>
      <w:r w:rsidR="00AE6985" w:rsidRPr="000D0C0A">
        <w:t xml:space="preserve"> parallel data processing problems, but also allows for </w:t>
      </w:r>
      <w:r w:rsidR="004D7A4B" w:rsidRPr="000D0C0A">
        <w:t>other problems</w:t>
      </w:r>
      <w:r w:rsidR="00AE6985" w:rsidRPr="000D0C0A">
        <w:t xml:space="preserve"> to be expressed in a way that takes advantage of </w:t>
      </w:r>
      <w:r w:rsidR="00FC1811">
        <w:t xml:space="preserve">the simple </w:t>
      </w:r>
      <w:r w:rsidR="004C3A06" w:rsidRPr="000D0C0A">
        <w:t>parallelism</w:t>
      </w:r>
      <w:r w:rsidR="004576C4" w:rsidRPr="000D0C0A">
        <w:t xml:space="preserve"> </w:t>
      </w:r>
      <w:r w:rsidR="008D4A85">
        <w:t xml:space="preserve">model </w:t>
      </w:r>
      <w:r w:rsidR="004576C4" w:rsidRPr="000D0C0A">
        <w:t>it offers</w:t>
      </w:r>
      <w:r w:rsidR="006C0A96" w:rsidRPr="000D0C0A">
        <w:t>.</w:t>
      </w:r>
      <w:r w:rsidR="00A650CD" w:rsidRPr="000D0C0A">
        <w:rPr>
          <w:lang w:eastAsia="en-US"/>
        </w:rPr>
        <w:t xml:space="preserve"> </w:t>
      </w:r>
    </w:p>
    <w:p w14:paraId="716C6C03" w14:textId="1C93336A" w:rsidR="00360E8F" w:rsidRPr="000D0C0A" w:rsidRDefault="006248FB" w:rsidP="006F76CD">
      <w:pPr>
        <w:rPr>
          <w:lang w:eastAsia="en-US"/>
        </w:rPr>
      </w:pPr>
      <w:r w:rsidRPr="000D0C0A">
        <w:rPr>
          <w:lang w:eastAsia="en-US"/>
        </w:rPr>
        <w:t>Video transcoding is</w:t>
      </w:r>
      <w:r w:rsidR="00835719" w:rsidRPr="000D0C0A">
        <w:rPr>
          <w:lang w:eastAsia="en-US"/>
        </w:rPr>
        <w:t xml:space="preserve"> </w:t>
      </w:r>
      <w:r w:rsidR="004C3A06" w:rsidRPr="000D0C0A">
        <w:rPr>
          <w:lang w:eastAsia="en-US"/>
        </w:rPr>
        <w:t>getting slower</w:t>
      </w:r>
      <w:r w:rsidR="00C6177C" w:rsidRPr="000D0C0A">
        <w:rPr>
          <w:lang w:eastAsia="en-US"/>
        </w:rPr>
        <w:t xml:space="preserve"> as resolution</w:t>
      </w:r>
      <w:r w:rsidR="00A45BAC" w:rsidRPr="000D0C0A">
        <w:rPr>
          <w:lang w:eastAsia="en-US"/>
        </w:rPr>
        <w:t xml:space="preserve"> increase</w:t>
      </w:r>
      <w:r w:rsidR="007771E0" w:rsidRPr="000D0C0A">
        <w:rPr>
          <w:lang w:eastAsia="en-US"/>
        </w:rPr>
        <w:t>s</w:t>
      </w:r>
      <w:r w:rsidR="00DA147C" w:rsidRPr="000D0C0A">
        <w:rPr>
          <w:lang w:eastAsia="en-US"/>
        </w:rPr>
        <w:t xml:space="preserve">, </w:t>
      </w:r>
      <w:r w:rsidR="00950B7B" w:rsidRPr="000D0C0A">
        <w:rPr>
          <w:lang w:eastAsia="en-US"/>
        </w:rPr>
        <w:t xml:space="preserve">and </w:t>
      </w:r>
      <w:r w:rsidR="00EC550E" w:rsidRPr="000D0C0A">
        <w:rPr>
          <w:lang w:eastAsia="en-US"/>
        </w:rPr>
        <w:t>more widespread</w:t>
      </w:r>
      <w:r w:rsidR="00C6177C" w:rsidRPr="000D0C0A">
        <w:rPr>
          <w:lang w:eastAsia="en-US"/>
        </w:rPr>
        <w:t xml:space="preserve"> as more devices begin to receive web video</w:t>
      </w:r>
      <w:r w:rsidR="00F74346" w:rsidRPr="000D0C0A">
        <w:rPr>
          <w:lang w:eastAsia="en-US"/>
        </w:rPr>
        <w:t xml:space="preserve">. </w:t>
      </w:r>
      <w:r w:rsidR="00835719" w:rsidRPr="000D0C0A">
        <w:rPr>
          <w:i/>
          <w:lang w:eastAsia="en-US"/>
        </w:rPr>
        <w:t>MapReduce</w:t>
      </w:r>
      <w:r w:rsidR="00835719" w:rsidRPr="000D0C0A">
        <w:rPr>
          <w:lang w:eastAsia="en-US"/>
        </w:rPr>
        <w:t xml:space="preserve"> is a candidate for improving </w:t>
      </w:r>
      <w:r w:rsidR="006959E2" w:rsidRPr="000D0C0A">
        <w:rPr>
          <w:lang w:eastAsia="en-US"/>
        </w:rPr>
        <w:t>its performance</w:t>
      </w:r>
      <w:r w:rsidR="00F32333" w:rsidRPr="000D0C0A">
        <w:rPr>
          <w:lang w:eastAsia="en-US"/>
        </w:rPr>
        <w:t xml:space="preserve">. </w:t>
      </w:r>
      <w:r w:rsidR="00FA6462" w:rsidRPr="000D0C0A">
        <w:rPr>
          <w:lang w:eastAsia="en-US"/>
        </w:rPr>
        <w:t xml:space="preserve">To use </w:t>
      </w:r>
      <w:r w:rsidR="00FA6462" w:rsidRPr="000D0C0A">
        <w:rPr>
          <w:i/>
          <w:lang w:eastAsia="en-US"/>
        </w:rPr>
        <w:t>MapReduce</w:t>
      </w:r>
      <w:r w:rsidR="00FA6462" w:rsidRPr="000D0C0A">
        <w:rPr>
          <w:lang w:eastAsia="en-US"/>
        </w:rPr>
        <w:t xml:space="preserve"> we need to s</w:t>
      </w:r>
      <w:r w:rsidR="000572E4" w:rsidRPr="000D0C0A">
        <w:rPr>
          <w:lang w:eastAsia="en-US"/>
        </w:rPr>
        <w:t>egment</w:t>
      </w:r>
      <w:r w:rsidR="00835719" w:rsidRPr="000D0C0A">
        <w:rPr>
          <w:lang w:eastAsia="en-US"/>
        </w:rPr>
        <w:t xml:space="preserve"> </w:t>
      </w:r>
      <w:r w:rsidR="00FA6462" w:rsidRPr="000D0C0A">
        <w:rPr>
          <w:lang w:eastAsia="en-US"/>
        </w:rPr>
        <w:t>the video and audio</w:t>
      </w:r>
      <w:r w:rsidR="00835719" w:rsidRPr="000D0C0A">
        <w:rPr>
          <w:lang w:eastAsia="en-US"/>
        </w:rPr>
        <w:t xml:space="preserve"> efficiently</w:t>
      </w:r>
      <w:r w:rsidR="008B37E6">
        <w:rPr>
          <w:lang w:eastAsia="en-US"/>
        </w:rPr>
        <w:t xml:space="preserve"> for processing </w:t>
      </w:r>
      <w:r w:rsidR="00B37930" w:rsidRPr="000D0C0A">
        <w:rPr>
          <w:lang w:eastAsia="en-US"/>
        </w:rPr>
        <w:t xml:space="preserve">without </w:t>
      </w:r>
      <w:r w:rsidR="00833BFA" w:rsidRPr="000D0C0A">
        <w:rPr>
          <w:lang w:eastAsia="en-US"/>
        </w:rPr>
        <w:t>damaging</w:t>
      </w:r>
      <w:r w:rsidR="00B37930" w:rsidRPr="000D0C0A">
        <w:rPr>
          <w:lang w:eastAsia="en-US"/>
        </w:rPr>
        <w:t xml:space="preserve"> its </w:t>
      </w:r>
      <w:r w:rsidR="00835719" w:rsidRPr="000D0C0A">
        <w:rPr>
          <w:lang w:eastAsia="en-US"/>
        </w:rPr>
        <w:t>structure</w:t>
      </w:r>
      <w:r w:rsidR="00B17C38" w:rsidRPr="000D0C0A">
        <w:rPr>
          <w:lang w:eastAsia="en-US"/>
        </w:rPr>
        <w:t xml:space="preserve"> and consequently preventing it from </w:t>
      </w:r>
      <w:r w:rsidR="00301D9B" w:rsidRPr="000D0C0A">
        <w:rPr>
          <w:lang w:eastAsia="en-US"/>
        </w:rPr>
        <w:t>being decoded</w:t>
      </w:r>
      <w:r w:rsidR="00835719" w:rsidRPr="000D0C0A">
        <w:rPr>
          <w:lang w:eastAsia="en-US"/>
        </w:rPr>
        <w:t>.</w:t>
      </w:r>
      <w:r w:rsidR="00746D34" w:rsidRPr="000D0C0A">
        <w:rPr>
          <w:lang w:eastAsia="en-US"/>
        </w:rPr>
        <w:t xml:space="preserve"> Making </w:t>
      </w:r>
      <w:r w:rsidR="00DA147C" w:rsidRPr="000D0C0A">
        <w:rPr>
          <w:lang w:eastAsia="en-US"/>
        </w:rPr>
        <w:t xml:space="preserve">good </w:t>
      </w:r>
      <w:r w:rsidR="00746D34" w:rsidRPr="000D0C0A">
        <w:rPr>
          <w:lang w:eastAsia="en-US"/>
        </w:rPr>
        <w:t xml:space="preserve">use of the </w:t>
      </w:r>
      <w:r w:rsidR="00746D34" w:rsidRPr="000D0C0A">
        <w:rPr>
          <w:i/>
          <w:lang w:eastAsia="en-US"/>
        </w:rPr>
        <w:t>Map</w:t>
      </w:r>
      <w:r w:rsidR="00746D34" w:rsidRPr="000D0C0A">
        <w:rPr>
          <w:lang w:eastAsia="en-US"/>
        </w:rPr>
        <w:t xml:space="preserve"> and </w:t>
      </w:r>
      <w:r w:rsidR="00746D34" w:rsidRPr="000D0C0A">
        <w:rPr>
          <w:i/>
          <w:lang w:eastAsia="en-US"/>
        </w:rPr>
        <w:t>Reduce</w:t>
      </w:r>
      <w:r w:rsidR="00746D34" w:rsidRPr="000D0C0A">
        <w:rPr>
          <w:lang w:eastAsia="en-US"/>
        </w:rPr>
        <w:t xml:space="preserve"> functions</w:t>
      </w:r>
      <w:r w:rsidR="00301D9B" w:rsidRPr="000D0C0A">
        <w:rPr>
          <w:lang w:eastAsia="en-US"/>
        </w:rPr>
        <w:t>,</w:t>
      </w:r>
      <w:r w:rsidR="00746D34" w:rsidRPr="000D0C0A">
        <w:rPr>
          <w:lang w:eastAsia="en-US"/>
        </w:rPr>
        <w:t xml:space="preserve"> so that the problem scales across machines without large overhead</w:t>
      </w:r>
      <w:r w:rsidR="00301D9B" w:rsidRPr="000D0C0A">
        <w:rPr>
          <w:lang w:eastAsia="en-US"/>
        </w:rPr>
        <w:t>,</w:t>
      </w:r>
      <w:r w:rsidR="00746D34" w:rsidRPr="000D0C0A">
        <w:rPr>
          <w:lang w:eastAsia="en-US"/>
        </w:rPr>
        <w:t xml:space="preserve"> requires careful consideration of the architecture of the system, and is difficult to test thoroughly. </w:t>
      </w:r>
    </w:p>
    <w:p w14:paraId="6778AEB1" w14:textId="585C6BB2" w:rsidR="00473FF8" w:rsidRPr="000D0C0A" w:rsidRDefault="004B6EA0" w:rsidP="008C622F">
      <w:pPr>
        <w:rPr>
          <w:lang w:eastAsia="en-US"/>
        </w:rPr>
      </w:pPr>
      <w:r w:rsidRPr="000D0C0A">
        <w:rPr>
          <w:lang w:eastAsia="en-US"/>
        </w:rPr>
        <w:t>It should also be noted</w:t>
      </w:r>
      <w:r w:rsidR="00383A64" w:rsidRPr="000D0C0A">
        <w:rPr>
          <w:lang w:eastAsia="en-US"/>
        </w:rPr>
        <w:t>, however,</w:t>
      </w:r>
      <w:r w:rsidRPr="000D0C0A">
        <w:rPr>
          <w:lang w:eastAsia="en-US"/>
        </w:rPr>
        <w:t xml:space="preserve"> that </w:t>
      </w:r>
      <w:r w:rsidR="006959E2" w:rsidRPr="000D0C0A">
        <w:rPr>
          <w:i/>
          <w:lang w:eastAsia="en-US"/>
        </w:rPr>
        <w:t>MapReduce</w:t>
      </w:r>
      <w:r w:rsidR="006959E2" w:rsidRPr="000D0C0A">
        <w:rPr>
          <w:lang w:eastAsia="en-US"/>
        </w:rPr>
        <w:t xml:space="preserve"> is </w:t>
      </w:r>
      <w:r w:rsidR="00BD4DC3" w:rsidRPr="000D0C0A">
        <w:rPr>
          <w:lang w:eastAsia="en-US"/>
        </w:rPr>
        <w:t xml:space="preserve">still </w:t>
      </w:r>
      <w:r w:rsidR="00816E63" w:rsidRPr="000D0C0A">
        <w:rPr>
          <w:lang w:eastAsia="en-US"/>
        </w:rPr>
        <w:t>immature</w:t>
      </w:r>
      <w:r w:rsidR="006959E2" w:rsidRPr="000D0C0A">
        <w:rPr>
          <w:lang w:eastAsia="en-US"/>
        </w:rPr>
        <w:t xml:space="preserve">; the platforms for </w:t>
      </w:r>
      <w:r w:rsidR="000310D1" w:rsidRPr="000D0C0A">
        <w:rPr>
          <w:lang w:eastAsia="en-US"/>
        </w:rPr>
        <w:t>its implementation</w:t>
      </w:r>
      <w:r w:rsidR="00816E63" w:rsidRPr="000D0C0A">
        <w:rPr>
          <w:lang w:eastAsia="en-US"/>
        </w:rPr>
        <w:t xml:space="preserve"> are only beginning to</w:t>
      </w:r>
      <w:r w:rsidR="00DE7387" w:rsidRPr="000D0C0A">
        <w:rPr>
          <w:lang w:eastAsia="en-US"/>
        </w:rPr>
        <w:t xml:space="preserve"> see their APIs</w:t>
      </w:r>
      <w:r w:rsidR="00914DBF" w:rsidRPr="000D0C0A">
        <w:rPr>
          <w:lang w:eastAsia="en-US"/>
        </w:rPr>
        <w:t xml:space="preserve"> and performance</w:t>
      </w:r>
      <w:r w:rsidR="00816E63" w:rsidRPr="000D0C0A">
        <w:rPr>
          <w:lang w:eastAsia="en-US"/>
        </w:rPr>
        <w:t xml:space="preserve"> </w:t>
      </w:r>
      <w:r w:rsidR="00DE7387" w:rsidRPr="000D0C0A">
        <w:rPr>
          <w:lang w:eastAsia="en-US"/>
        </w:rPr>
        <w:t>stabilise</w:t>
      </w:r>
      <w:r w:rsidR="006959E2" w:rsidRPr="000D0C0A">
        <w:rPr>
          <w:lang w:eastAsia="en-US"/>
        </w:rPr>
        <w:t>.</w:t>
      </w:r>
      <w:r w:rsidRPr="000D0C0A">
        <w:rPr>
          <w:lang w:eastAsia="en-US"/>
        </w:rPr>
        <w:t xml:space="preserve"> </w:t>
      </w:r>
      <w:r w:rsidR="006959E2" w:rsidRPr="000D0C0A">
        <w:rPr>
          <w:i/>
          <w:lang w:eastAsia="en-US"/>
        </w:rPr>
        <w:t>MapReduce</w:t>
      </w:r>
      <w:r w:rsidR="008A7D50" w:rsidRPr="000D0C0A">
        <w:rPr>
          <w:lang w:eastAsia="en-US"/>
        </w:rPr>
        <w:t xml:space="preserve"> is usually used for data-</w:t>
      </w:r>
      <w:r w:rsidR="006959E2" w:rsidRPr="000D0C0A">
        <w:rPr>
          <w:lang w:eastAsia="en-US"/>
        </w:rPr>
        <w:t xml:space="preserve">driven scenarios, but as it </w:t>
      </w:r>
      <w:r w:rsidR="00115C28" w:rsidRPr="000D0C0A">
        <w:rPr>
          <w:lang w:eastAsia="en-US"/>
        </w:rPr>
        <w:t>is becoming</w:t>
      </w:r>
      <w:r w:rsidR="006959E2" w:rsidRPr="000D0C0A">
        <w:rPr>
          <w:lang w:eastAsia="en-US"/>
        </w:rPr>
        <w:t xml:space="preserve"> </w:t>
      </w:r>
      <w:r w:rsidR="008A7D50" w:rsidRPr="000D0C0A">
        <w:rPr>
          <w:lang w:eastAsia="en-US"/>
        </w:rPr>
        <w:t>more popular</w:t>
      </w:r>
      <w:r w:rsidR="006959E2" w:rsidRPr="000D0C0A">
        <w:rPr>
          <w:lang w:eastAsia="en-US"/>
        </w:rPr>
        <w:t xml:space="preserve">, and available in the cloud as part of various </w:t>
      </w:r>
      <w:proofErr w:type="spellStart"/>
      <w:r w:rsidR="006959E2" w:rsidRPr="000D0C0A">
        <w:rPr>
          <w:lang w:eastAsia="en-US"/>
        </w:rPr>
        <w:t>IaaS</w:t>
      </w:r>
      <w:proofErr w:type="spellEnd"/>
      <w:r w:rsidR="008A7D50" w:rsidRPr="000D0C0A">
        <w:rPr>
          <w:lang w:eastAsia="en-US"/>
        </w:rPr>
        <w:t xml:space="preserve"> (Infrastructure as a Service)</w:t>
      </w:r>
      <w:r w:rsidR="006959E2" w:rsidRPr="000D0C0A">
        <w:rPr>
          <w:lang w:eastAsia="en-US"/>
        </w:rPr>
        <w:t xml:space="preserve"> offerings, using it for computationally intensive tasks is becoming more attractive.</w:t>
      </w:r>
      <w:r w:rsidR="00BD4DC3" w:rsidRPr="000D0C0A">
        <w:rPr>
          <w:lang w:eastAsia="en-US"/>
        </w:rPr>
        <w:t xml:space="preserve"> </w:t>
      </w:r>
      <w:r w:rsidR="0040435D" w:rsidRPr="000D0C0A">
        <w:rPr>
          <w:lang w:eastAsia="en-US"/>
        </w:rPr>
        <w:t xml:space="preserve">Assessing to what extent </w:t>
      </w:r>
      <w:r w:rsidR="008B00B7" w:rsidRPr="000D0C0A">
        <w:rPr>
          <w:lang w:eastAsia="en-US"/>
        </w:rPr>
        <w:t>highly computational problems</w:t>
      </w:r>
      <w:r w:rsidR="00AB6DA7" w:rsidRPr="000D0C0A">
        <w:rPr>
          <w:lang w:eastAsia="en-US"/>
        </w:rPr>
        <w:t xml:space="preserve"> </w:t>
      </w:r>
      <w:r w:rsidR="008B00B7" w:rsidRPr="000D0C0A">
        <w:rPr>
          <w:lang w:eastAsia="en-US"/>
        </w:rPr>
        <w:t xml:space="preserve">can be used on a </w:t>
      </w:r>
      <w:r w:rsidR="008B00B7" w:rsidRPr="000D0C0A">
        <w:rPr>
          <w:i/>
          <w:lang w:eastAsia="en-US"/>
        </w:rPr>
        <w:t>MapReduce</w:t>
      </w:r>
      <w:r w:rsidR="008B00B7" w:rsidRPr="000D0C0A">
        <w:rPr>
          <w:lang w:eastAsia="en-US"/>
        </w:rPr>
        <w:t xml:space="preserve"> </w:t>
      </w:r>
      <w:r w:rsidR="00474EE8" w:rsidRPr="000D0C0A">
        <w:rPr>
          <w:lang w:eastAsia="en-US"/>
        </w:rPr>
        <w:t>cluster</w:t>
      </w:r>
      <w:r w:rsidR="008B00B7" w:rsidRPr="000D0C0A">
        <w:rPr>
          <w:lang w:eastAsia="en-US"/>
        </w:rPr>
        <w:t xml:space="preserve"> </w:t>
      </w:r>
      <w:r w:rsidR="0007074F" w:rsidRPr="000D0C0A">
        <w:rPr>
          <w:lang w:eastAsia="en-US"/>
        </w:rPr>
        <w:t>is of</w:t>
      </w:r>
      <w:r w:rsidR="004538F9" w:rsidRPr="000D0C0A">
        <w:rPr>
          <w:lang w:eastAsia="en-US"/>
        </w:rPr>
        <w:t xml:space="preserve"> interest</w:t>
      </w:r>
      <w:r w:rsidR="002D08CF" w:rsidRPr="000D0C0A">
        <w:rPr>
          <w:lang w:eastAsia="en-US"/>
        </w:rPr>
        <w:t xml:space="preserve"> and the focus of this project is to use video transcoding </w:t>
      </w:r>
      <w:r w:rsidR="00BA550F">
        <w:rPr>
          <w:lang w:eastAsia="en-US"/>
        </w:rPr>
        <w:t xml:space="preserve">to </w:t>
      </w:r>
      <w:r w:rsidR="002D08CF" w:rsidRPr="000D0C0A">
        <w:rPr>
          <w:lang w:eastAsia="en-US"/>
        </w:rPr>
        <w:t>investigate this.</w:t>
      </w:r>
    </w:p>
    <w:p w14:paraId="1BD2A308" w14:textId="5DBAE7DF" w:rsidR="00473FF8" w:rsidRPr="000D0C0A" w:rsidRDefault="00B458D7" w:rsidP="00F47FF7">
      <w:pPr>
        <w:pStyle w:val="Heading2"/>
      </w:pPr>
      <w:r>
        <w:rPr>
          <w:noProof/>
          <w:lang w:val="en-US" w:eastAsia="en-US"/>
        </w:rPr>
        <w:drawing>
          <wp:anchor distT="0" distB="0" distL="114300" distR="114300" simplePos="0" relativeHeight="251684864" behindDoc="0" locked="0" layoutInCell="1" allowOverlap="1" wp14:anchorId="1A5B5E60" wp14:editId="377ABC6D">
            <wp:simplePos x="0" y="0"/>
            <wp:positionH relativeFrom="column">
              <wp:posOffset>-285750</wp:posOffset>
            </wp:positionH>
            <wp:positionV relativeFrom="paragraph">
              <wp:posOffset>669290</wp:posOffset>
            </wp:positionV>
            <wp:extent cx="3202940" cy="982345"/>
            <wp:effectExtent l="0" t="0" r="0" b="8255"/>
            <wp:wrapTopAndBottom/>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bwMode="auto">
                    <a:xfrm>
                      <a:off x="0" y="0"/>
                      <a:ext cx="3202940" cy="982345"/>
                    </a:xfrm>
                    <a:prstGeom prst="rect">
                      <a:avLst/>
                    </a:prstGeom>
                    <a:noFill/>
                    <a:ln>
                      <a:noFill/>
                    </a:ln>
                  </pic:spPr>
                </pic:pic>
              </a:graphicData>
            </a:graphic>
          </wp:anchor>
        </w:drawing>
      </w:r>
      <w:r>
        <w:rPr>
          <w:noProof/>
          <w:lang w:val="en-US" w:eastAsia="en-US"/>
        </w:rPr>
        <w:drawing>
          <wp:anchor distT="0" distB="0" distL="114300" distR="114300" simplePos="0" relativeHeight="251666432" behindDoc="0" locked="0" layoutInCell="1" allowOverlap="1" wp14:anchorId="5FB41E45" wp14:editId="280DABDC">
            <wp:simplePos x="0" y="0"/>
            <wp:positionH relativeFrom="column">
              <wp:posOffset>3202305</wp:posOffset>
            </wp:positionH>
            <wp:positionV relativeFrom="paragraph">
              <wp:posOffset>306070</wp:posOffset>
            </wp:positionV>
            <wp:extent cx="2583815" cy="1424305"/>
            <wp:effectExtent l="0" t="0" r="698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583815" cy="1424305"/>
                    </a:xfrm>
                    <a:prstGeom prst="rect">
                      <a:avLst/>
                    </a:prstGeom>
                    <a:noFill/>
                    <a:ln>
                      <a:noFill/>
                    </a:ln>
                  </pic:spPr>
                </pic:pic>
              </a:graphicData>
            </a:graphic>
          </wp:anchor>
        </w:drawing>
      </w:r>
      <w:r>
        <w:rPr>
          <w:noProof/>
          <w:lang w:val="en-US" w:eastAsia="en-US"/>
        </w:rPr>
        <mc:AlternateContent>
          <mc:Choice Requires="wps">
            <w:drawing>
              <wp:anchor distT="0" distB="0" distL="114300" distR="114300" simplePos="0" relativeHeight="251665408" behindDoc="0" locked="0" layoutInCell="1" allowOverlap="1" wp14:anchorId="02BF9EF9" wp14:editId="2F86D557">
                <wp:simplePos x="0" y="0"/>
                <wp:positionH relativeFrom="column">
                  <wp:posOffset>3580765</wp:posOffset>
                </wp:positionH>
                <wp:positionV relativeFrom="paragraph">
                  <wp:posOffset>1662430</wp:posOffset>
                </wp:positionV>
                <wp:extent cx="1858645" cy="308610"/>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1858645" cy="3086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64F4E1" w14:textId="12A7AFB5" w:rsidR="00766A8B" w:rsidRPr="00B76F70" w:rsidRDefault="00766A8B" w:rsidP="00120F8B">
                            <w:pPr>
                              <w:ind w:firstLine="0"/>
                              <w:jc w:val="center"/>
                              <w:rPr>
                                <w:sz w:val="20"/>
                              </w:rPr>
                            </w:pPr>
                            <w:r w:rsidRPr="0045223A">
                              <w:rPr>
                                <w:b/>
                                <w:sz w:val="20"/>
                              </w:rPr>
                              <w:t xml:space="preserve">Figure </w:t>
                            </w:r>
                            <w:r>
                              <w:rPr>
                                <w:b/>
                                <w:sz w:val="20"/>
                              </w:rPr>
                              <w:t>1b.</w:t>
                            </w:r>
                            <w:r>
                              <w:rPr>
                                <w:sz w:val="20"/>
                              </w:rPr>
                              <w:t xml:space="preserve"> </w:t>
                            </w:r>
                            <w:r w:rsidRPr="00B76F70">
                              <w:rPr>
                                <w:sz w:val="20"/>
                              </w:rPr>
                              <w:t>Reduce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19" o:spid="_x0000_s1026" type="#_x0000_t202" style="position:absolute;left:0;text-align:left;margin-left:281.95pt;margin-top:130.9pt;width:146.35pt;height:24.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" filled="f" stroked="f">
                <v:textbox>
                  <w:txbxContent>
                    <w:p w14:paraId="5364F4E1" w14:textId="12A7AFB5" w:rsidR="00766A8B" w:rsidRPr="00B76F70" w:rsidRDefault="00766A8B" w:rsidP="00120F8B">
                      <w:pPr>
                        <w:ind w:firstLine="0"/>
                        <w:jc w:val="center"/>
                        <w:rPr>
                          <w:sz w:val="20"/>
                        </w:rPr>
                      </w:pPr>
                      <w:r w:rsidRPr="0045223A">
                        <w:rPr>
                          <w:b/>
                          <w:sz w:val="20"/>
                        </w:rPr>
                        <w:t xml:space="preserve">Figure </w:t>
                      </w:r>
                      <w:r>
                        <w:rPr>
                          <w:b/>
                          <w:sz w:val="20"/>
                        </w:rPr>
                        <w:t>1b.</w:t>
                      </w:r>
                      <w:r>
                        <w:rPr>
                          <w:sz w:val="20"/>
                        </w:rPr>
                        <w:t xml:space="preserve"> </w:t>
                      </w:r>
                      <w:r w:rsidRPr="00B76F70">
                        <w:rPr>
                          <w:sz w:val="20"/>
                        </w:rPr>
                        <w:t>Reduce</w:t>
                      </w:r>
                    </w:p>
                  </w:txbxContent>
                </v:textbox>
                <w10:wrap type="topAndBottom"/>
              </v:shape>
            </w:pict>
          </mc:Fallback>
        </mc:AlternateContent>
      </w:r>
      <w:r>
        <w:rPr>
          <w:noProof/>
          <w:lang w:val="en-US" w:eastAsia="en-US"/>
        </w:rPr>
        <mc:AlternateContent>
          <mc:Choice Requires="wps">
            <w:drawing>
              <wp:anchor distT="0" distB="0" distL="114300" distR="114300" simplePos="0" relativeHeight="251683840" behindDoc="0" locked="0" layoutInCell="1" allowOverlap="1" wp14:anchorId="3FC226EB" wp14:editId="62B329D8">
                <wp:simplePos x="0" y="0"/>
                <wp:positionH relativeFrom="column">
                  <wp:posOffset>219710</wp:posOffset>
                </wp:positionH>
                <wp:positionV relativeFrom="paragraph">
                  <wp:posOffset>1656715</wp:posOffset>
                </wp:positionV>
                <wp:extent cx="1972310" cy="31432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1972310" cy="31432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9F0B62" w14:textId="563DDBA5" w:rsidR="00766A8B" w:rsidRPr="0045223A" w:rsidRDefault="00766A8B" w:rsidP="00120F8B">
                            <w:pPr>
                              <w:ind w:firstLine="0"/>
                              <w:jc w:val="center"/>
                              <w:rPr>
                                <w:sz w:val="20"/>
                              </w:rPr>
                            </w:pPr>
                            <w:r w:rsidRPr="0045223A">
                              <w:rPr>
                                <w:b/>
                                <w:sz w:val="20"/>
                              </w:rPr>
                              <w:t>Figure 1</w:t>
                            </w:r>
                            <w:r>
                              <w:rPr>
                                <w:b/>
                                <w:sz w:val="20"/>
                              </w:rPr>
                              <w:t>a</w:t>
                            </w:r>
                            <w:r>
                              <w:rPr>
                                <w:sz w:val="20"/>
                              </w:rPr>
                              <w:t xml:space="preserve">. </w:t>
                            </w:r>
                            <w:r w:rsidRPr="0045223A">
                              <w:rPr>
                                <w:sz w:val="20"/>
                              </w:rPr>
                              <w: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 o:spid="_x0000_s1027" type="#_x0000_t202" style="position:absolute;left:0;text-align:left;margin-left:17.3pt;margin-top:130.45pt;width:155.3pt;height:24.7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" filled="f" stroked="f">
                <v:textbox>
                  <w:txbxContent>
                    <w:p w14:paraId="459F0B62" w14:textId="563DDBA5" w:rsidR="00766A8B" w:rsidRPr="0045223A" w:rsidRDefault="00766A8B" w:rsidP="00120F8B">
                      <w:pPr>
                        <w:ind w:firstLine="0"/>
                        <w:jc w:val="center"/>
                        <w:rPr>
                          <w:sz w:val="20"/>
                        </w:rPr>
                      </w:pPr>
                      <w:r w:rsidRPr="0045223A">
                        <w:rPr>
                          <w:b/>
                          <w:sz w:val="20"/>
                        </w:rPr>
                        <w:t>Figure 1</w:t>
                      </w:r>
                      <w:r>
                        <w:rPr>
                          <w:b/>
                          <w:sz w:val="20"/>
                        </w:rPr>
                        <w:t>a</w:t>
                      </w:r>
                      <w:r>
                        <w:rPr>
                          <w:sz w:val="20"/>
                        </w:rPr>
                        <w:t xml:space="preserve">. </w:t>
                      </w:r>
                      <w:r w:rsidRPr="0045223A">
                        <w:rPr>
                          <w:sz w:val="20"/>
                        </w:rPr>
                        <w:t>Map</w:t>
                      </w:r>
                    </w:p>
                  </w:txbxContent>
                </v:textbox>
                <w10:wrap type="topAndBottom"/>
              </v:shape>
            </w:pict>
          </mc:Fallback>
        </mc:AlternateContent>
      </w:r>
      <w:r w:rsidR="00473FF8" w:rsidRPr="000D0C0A">
        <w:t>MapReduce</w:t>
      </w:r>
    </w:p>
    <w:p w14:paraId="77302855" w14:textId="665E3FCF" w:rsidR="00473FF8" w:rsidRPr="000D0C0A" w:rsidRDefault="00B458D7" w:rsidP="00742EC2">
      <w:pPr>
        <w:ind w:firstLine="0"/>
      </w:pPr>
      <w:r>
        <w:rPr>
          <w:noProof/>
          <w:lang w:val="en-US" w:eastAsia="en-US"/>
        </w:rPr>
        <mc:AlternateContent>
          <mc:Choice Requires="wpg">
            <w:drawing>
              <wp:anchor distT="0" distB="0" distL="114300" distR="114300" simplePos="0" relativeHeight="251667456" behindDoc="0" locked="0" layoutInCell="1" allowOverlap="1" wp14:anchorId="1DFADC62" wp14:editId="0E592900">
                <wp:simplePos x="0" y="0"/>
                <wp:positionH relativeFrom="column">
                  <wp:posOffset>1551940</wp:posOffset>
                </wp:positionH>
                <wp:positionV relativeFrom="paragraph">
                  <wp:posOffset>1776095</wp:posOffset>
                </wp:positionV>
                <wp:extent cx="2603500" cy="1696085"/>
                <wp:effectExtent l="0" t="0" r="12700" b="5715"/>
                <wp:wrapTopAndBottom/>
                <wp:docPr id="24" name="Group 24"/>
                <wp:cNvGraphicFramePr/>
                <a:graphic xmlns:a="http://schemas.openxmlformats.org/drawingml/2006/main">
                  <a:graphicData uri="http://schemas.microsoft.com/office/word/2010/wordprocessingGroup">
                    <wpg:wgp>
                      <wpg:cNvGrpSpPr/>
                      <wpg:grpSpPr>
                        <a:xfrm>
                          <a:off x="0" y="0"/>
                          <a:ext cx="2603500" cy="1696085"/>
                          <a:chOff x="0" y="0"/>
                          <a:chExt cx="2150110" cy="1400810"/>
                        </a:xfrm>
                      </wpg:grpSpPr>
                      <wps:wsp>
                        <wps:cNvPr id="13" name="Text Box 13"/>
                        <wps:cNvSpPr txBox="1"/>
                        <wps:spPr>
                          <a:xfrm>
                            <a:off x="276860" y="1119505"/>
                            <a:ext cx="1693545" cy="28130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79C635" w14:textId="67BA3171" w:rsidR="00766A8B" w:rsidRPr="00B76F70" w:rsidRDefault="00766A8B" w:rsidP="00120F8B">
                              <w:pPr>
                                <w:ind w:firstLine="0"/>
                                <w:jc w:val="center"/>
                                <w:rPr>
                                  <w:sz w:val="20"/>
                                </w:rPr>
                              </w:pPr>
                              <w:r w:rsidRPr="0045223A">
                                <w:rPr>
                                  <w:b/>
                                  <w:sz w:val="20"/>
                                </w:rPr>
                                <w:t xml:space="preserve">Figure </w:t>
                              </w:r>
                              <w:r>
                                <w:rPr>
                                  <w:b/>
                                  <w:sz w:val="20"/>
                                </w:rPr>
                                <w:t>1c</w:t>
                              </w:r>
                              <w:r>
                                <w:rPr>
                                  <w:sz w:val="20"/>
                                </w:rPr>
                                <w:t xml:space="preserve">. </w:t>
                              </w:r>
                              <w:r w:rsidRPr="00B76F70">
                                <w:rPr>
                                  <w:sz w:val="20"/>
                                </w:rPr>
                                <w:t>Multiple reduce</w:t>
                              </w:r>
                              <w:r>
                                <w:rPr>
                                  <w:sz w:val="20"/>
                                </w:rPr>
                                <w:t>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2" name="Picture 1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150110" cy="116205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 24" o:spid="_x0000_s1028" style="position:absolute;left:0;text-align:left;margin-left:122.2pt;margin-top:139.85pt;width:205pt;height:133.55pt;z-index:251667456;mso-width-relative:margin;mso-height-relative:margin" coordsize="2150110,14008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">
                <v:shape id="Text Box 13" o:spid="_x0000_s1029" type="#_x0000_t202" style="position:absolute;left:276860;top:1119505;width:1693545;height:2813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7379C635" w14:textId="67BA3171" w:rsidR="00766A8B" w:rsidRPr="00B76F70" w:rsidRDefault="00766A8B" w:rsidP="00120F8B">
                        <w:pPr>
                          <w:ind w:firstLine="0"/>
                          <w:jc w:val="center"/>
                          <w:rPr>
                            <w:sz w:val="20"/>
                          </w:rPr>
                        </w:pPr>
                        <w:r w:rsidRPr="0045223A">
                          <w:rPr>
                            <w:b/>
                            <w:sz w:val="20"/>
                          </w:rPr>
                          <w:t xml:space="preserve">Figure </w:t>
                        </w:r>
                        <w:r>
                          <w:rPr>
                            <w:b/>
                            <w:sz w:val="20"/>
                          </w:rPr>
                          <w:t>1c</w:t>
                        </w:r>
                        <w:r>
                          <w:rPr>
                            <w:sz w:val="20"/>
                          </w:rPr>
                          <w:t xml:space="preserve">. </w:t>
                        </w:r>
                        <w:r w:rsidRPr="00B76F70">
                          <w:rPr>
                            <w:sz w:val="20"/>
                          </w:rPr>
                          <w:t>Multiple reduce</w:t>
                        </w:r>
                        <w:r>
                          <w:rPr>
                            <w:sz w:val="20"/>
                          </w:rPr>
                          <w:t>rs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30" type="#_x0000_t75" style="position:absolute;width:2150110;height:11620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Ai&#10;jyDDAAAA2wAAAA8AAABkcnMvZG93bnJldi54bWxET01rwkAQvRf6H5Yp9NZsFNQSXUNbKkhPanvx&#10;NmTHJDY7m+6uSfTXu4LQ2zze5yzywTSiI+drywpGSQqCuLC65lLBz/fq5RWED8gaG8uk4Ewe8uXj&#10;wwIzbXveUrcLpYgh7DNUUIXQZlL6oiKDPrEtceQO1hkMEbpSaod9DDeNHKfpVBqsOTZU2NJHRcXv&#10;7mQUlNtJmK0/3fu0t5u/89f+6Faji1LPT8PbHESgIfyL7+61jvPHcPslHiCXV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8CKPIMMAAADbAAAADwAAAAAAAAAAAAAAAACcAgAA&#10;ZHJzL2Rvd25yZXYueG1sUEsFBgAAAAAEAAQA9wAAAIwDAAAAAA==&#10;">
                  <v:imagedata r:id="rId12" o:title=""/>
                  <v:path arrowok="t"/>
                </v:shape>
                <w10:wrap type="topAndBottom"/>
              </v:group>
            </w:pict>
          </mc:Fallback>
        </mc:AlternateContent>
      </w:r>
      <w:r w:rsidR="0056657B" w:rsidRPr="000D0C0A">
        <w:t xml:space="preserve">As </w:t>
      </w:r>
      <w:r w:rsidR="00473FF8" w:rsidRPr="000D0C0A">
        <w:rPr>
          <w:i/>
        </w:rPr>
        <w:t>MapReduce</w:t>
      </w:r>
      <w:r w:rsidR="00473FF8" w:rsidRPr="000D0C0A">
        <w:t xml:space="preserve"> forms the basi</w:t>
      </w:r>
      <w:r w:rsidR="0056657B" w:rsidRPr="000D0C0A">
        <w:t>s of our implementation</w:t>
      </w:r>
      <w:r w:rsidR="00E10E62">
        <w:t xml:space="preserve">, </w:t>
      </w:r>
      <w:r w:rsidR="00473FF8" w:rsidRPr="000D0C0A">
        <w:t xml:space="preserve">we will explain its background in some detail. </w:t>
      </w:r>
      <w:r w:rsidR="00473FF8" w:rsidRPr="000D0C0A">
        <w:rPr>
          <w:i/>
        </w:rPr>
        <w:t>MapReduce</w:t>
      </w:r>
      <w:r w:rsidR="00473FF8" w:rsidRPr="000D0C0A">
        <w:t xml:space="preserve"> programs are designed to process large amounts of data in parallel (White, 2009:15), requiring that the data be in such a format that it can be split into and processed in independent chunks. These chunks are then distributed between many machines, and</w:t>
      </w:r>
      <w:r w:rsidR="00480045">
        <w:t>,</w:t>
      </w:r>
      <w:r w:rsidR="00473FF8" w:rsidRPr="000D0C0A">
        <w:t xml:space="preserve"> as the processing operation for each chunk is independent of the others</w:t>
      </w:r>
      <w:r w:rsidR="00480045">
        <w:t>,</w:t>
      </w:r>
      <w:r w:rsidR="00473FF8" w:rsidRPr="000D0C0A">
        <w:t xml:space="preserve"> their processing can scale easily without communication overhead between nodes.</w:t>
      </w:r>
    </w:p>
    <w:p w14:paraId="0D882D42" w14:textId="347B3FFA" w:rsidR="00473FF8" w:rsidRPr="000D0C0A" w:rsidRDefault="00473FF8" w:rsidP="006F76CD">
      <w:pPr>
        <w:rPr>
          <w:szCs w:val="24"/>
        </w:rPr>
      </w:pPr>
      <w:r w:rsidRPr="000D0C0A">
        <w:t xml:space="preserve">Conceptually, </w:t>
      </w:r>
      <w:r w:rsidRPr="00040496">
        <w:rPr>
          <w:i/>
        </w:rPr>
        <w:t>MapReduce</w:t>
      </w:r>
      <w:r w:rsidRPr="000D0C0A">
        <w:t xml:space="preserve"> programs transform lists of input data elements into output data elements, using two different list processing idiom</w:t>
      </w:r>
      <w:r w:rsidR="00C15079" w:rsidRPr="000D0C0A">
        <w:t xml:space="preserve">s from functional programming: </w:t>
      </w:r>
      <w:r w:rsidR="00C15079" w:rsidRPr="000D0C0A">
        <w:rPr>
          <w:i/>
        </w:rPr>
        <w:t>M</w:t>
      </w:r>
      <w:r w:rsidRPr="000D0C0A">
        <w:rPr>
          <w:i/>
        </w:rPr>
        <w:t>ap</w:t>
      </w:r>
      <w:r w:rsidR="00C15079" w:rsidRPr="000D0C0A">
        <w:t xml:space="preserve"> and </w:t>
      </w:r>
      <w:r w:rsidR="00C15079" w:rsidRPr="000D0C0A">
        <w:rPr>
          <w:i/>
        </w:rPr>
        <w:t>R</w:t>
      </w:r>
      <w:r w:rsidRPr="000D0C0A">
        <w:rPr>
          <w:i/>
        </w:rPr>
        <w:t>educe</w:t>
      </w:r>
      <w:r w:rsidRPr="000D0C0A">
        <w:t xml:space="preserve">. </w:t>
      </w:r>
      <w:r w:rsidRPr="000D0C0A">
        <w:rPr>
          <w:szCs w:val="24"/>
        </w:rPr>
        <w:t xml:space="preserve">The first phase of </w:t>
      </w:r>
      <w:r w:rsidRPr="00040496">
        <w:rPr>
          <w:i/>
          <w:szCs w:val="24"/>
        </w:rPr>
        <w:t>MapReduce</w:t>
      </w:r>
      <w:r w:rsidRPr="000D0C0A">
        <w:rPr>
          <w:szCs w:val="24"/>
        </w:rPr>
        <w:t xml:space="preserve"> is called </w:t>
      </w:r>
      <w:r w:rsidRPr="000D0C0A">
        <w:rPr>
          <w:i/>
          <w:szCs w:val="24"/>
        </w:rPr>
        <w:t xml:space="preserve">mapping </w:t>
      </w:r>
      <w:r w:rsidRPr="000D0C0A">
        <w:rPr>
          <w:szCs w:val="24"/>
        </w:rPr>
        <w:t>(Figure 1</w:t>
      </w:r>
      <w:r w:rsidR="008765BF">
        <w:rPr>
          <w:szCs w:val="24"/>
        </w:rPr>
        <w:t>a</w:t>
      </w:r>
      <w:r w:rsidRPr="000D0C0A">
        <w:rPr>
          <w:szCs w:val="24"/>
        </w:rPr>
        <w:t xml:space="preserve">).  Data elements are provided from a list to a function called the </w:t>
      </w:r>
      <w:r w:rsidRPr="00D83BCB">
        <w:rPr>
          <w:i/>
          <w:szCs w:val="24"/>
        </w:rPr>
        <w:t>Mapper</w:t>
      </w:r>
      <w:r w:rsidRPr="000D0C0A">
        <w:rPr>
          <w:szCs w:val="24"/>
        </w:rPr>
        <w:t xml:space="preserve">, which transforms each element </w:t>
      </w:r>
      <w:r w:rsidRPr="000D0C0A">
        <w:rPr>
          <w:szCs w:val="24"/>
        </w:rPr>
        <w:lastRenderedPageBreak/>
        <w:t>individually to an output data element. This allows for the data elements to</w:t>
      </w:r>
      <w:r w:rsidR="00480045">
        <w:rPr>
          <w:szCs w:val="24"/>
        </w:rPr>
        <w:t xml:space="preserve"> be</w:t>
      </w:r>
      <w:r w:rsidRPr="000D0C0A">
        <w:rPr>
          <w:szCs w:val="24"/>
        </w:rPr>
        <w:t xml:space="preserve"> processed in parallel over many machines, and</w:t>
      </w:r>
      <w:r w:rsidR="00480045">
        <w:rPr>
          <w:szCs w:val="24"/>
        </w:rPr>
        <w:t xml:space="preserve"> the</w:t>
      </w:r>
      <w:r w:rsidRPr="000D0C0A">
        <w:rPr>
          <w:szCs w:val="24"/>
        </w:rPr>
        <w:t xml:space="preserve"> input list to be partitioned over many machines. The second phase of </w:t>
      </w:r>
      <w:r w:rsidRPr="00D83BCB">
        <w:rPr>
          <w:i/>
          <w:szCs w:val="24"/>
        </w:rPr>
        <w:t>MapReduce</w:t>
      </w:r>
      <w:r w:rsidRPr="000D0C0A">
        <w:rPr>
          <w:szCs w:val="24"/>
        </w:rPr>
        <w:t xml:space="preserve"> is called the </w:t>
      </w:r>
      <w:r w:rsidRPr="000D0C0A">
        <w:rPr>
          <w:i/>
          <w:szCs w:val="24"/>
        </w:rPr>
        <w:t>reducer</w:t>
      </w:r>
      <w:r w:rsidRPr="000D0C0A">
        <w:rPr>
          <w:szCs w:val="24"/>
        </w:rPr>
        <w:t xml:space="preserve">. This allows data elements to be aggregated together to produce an output from a set of </w:t>
      </w:r>
      <w:r w:rsidR="00480045">
        <w:rPr>
          <w:szCs w:val="24"/>
        </w:rPr>
        <w:t xml:space="preserve">input </w:t>
      </w:r>
      <w:r w:rsidRPr="000D0C0A">
        <w:rPr>
          <w:szCs w:val="24"/>
        </w:rPr>
        <w:t>values</w:t>
      </w:r>
      <w:r w:rsidR="00480045">
        <w:rPr>
          <w:szCs w:val="24"/>
        </w:rPr>
        <w:t>; namely the output from the map phase</w:t>
      </w:r>
      <w:r w:rsidR="00A94584">
        <w:rPr>
          <w:szCs w:val="24"/>
        </w:rPr>
        <w:t xml:space="preserve"> (Figure 1b</w:t>
      </w:r>
      <w:r w:rsidRPr="000D0C0A">
        <w:rPr>
          <w:szCs w:val="24"/>
        </w:rPr>
        <w:t>).</w:t>
      </w:r>
    </w:p>
    <w:p w14:paraId="3C3CF180" w14:textId="6DA9A2C5" w:rsidR="00A972C5" w:rsidRPr="000D0C0A" w:rsidRDefault="00473FF8" w:rsidP="008C622F">
      <w:r w:rsidRPr="000D0C0A">
        <w:t xml:space="preserve">In </w:t>
      </w:r>
      <w:r w:rsidRPr="00780078">
        <w:rPr>
          <w:i/>
        </w:rPr>
        <w:t>MapReduce</w:t>
      </w:r>
      <w:r w:rsidRPr="000D0C0A">
        <w:t xml:space="preserve">, no data value stands alone without a key; each data element is part of a key-value pair. The environment is less strict than that of a functional programming setting, allowing for the </w:t>
      </w:r>
      <w:r w:rsidRPr="001421D8">
        <w:rPr>
          <w:i/>
        </w:rPr>
        <w:t>mappers</w:t>
      </w:r>
      <w:r w:rsidRPr="000D0C0A">
        <w:t xml:space="preserve"> and </w:t>
      </w:r>
      <w:r w:rsidRPr="001421D8">
        <w:rPr>
          <w:i/>
        </w:rPr>
        <w:t>reducers</w:t>
      </w:r>
      <w:r w:rsidRPr="000D0C0A">
        <w:t xml:space="preserve"> to produce more than one key-value pair per input value (or none). A </w:t>
      </w:r>
      <w:r w:rsidRPr="00954DF6">
        <w:rPr>
          <w:i/>
        </w:rPr>
        <w:t>reducer</w:t>
      </w:r>
      <w:r w:rsidRPr="000D0C0A">
        <w:t xml:space="preserve"> may also output multiple values and there is support for multiple </w:t>
      </w:r>
      <w:r w:rsidRPr="00954DF6">
        <w:rPr>
          <w:i/>
        </w:rPr>
        <w:t>reducers</w:t>
      </w:r>
      <w:r w:rsidRPr="000D0C0A">
        <w:t xml:space="preserve"> aggregating data based on its key. Supporting multiple </w:t>
      </w:r>
      <w:r w:rsidRPr="00954DF6">
        <w:rPr>
          <w:i/>
        </w:rPr>
        <w:t>reducers</w:t>
      </w:r>
      <w:r w:rsidRPr="000D0C0A">
        <w:t xml:space="preserve"> requires that the input (the output from the map phase) be partitioned, but increases efficiency overall by allowing each </w:t>
      </w:r>
      <w:r w:rsidRPr="00954DF6">
        <w:rPr>
          <w:i/>
        </w:rPr>
        <w:t>reducer</w:t>
      </w:r>
      <w:r w:rsidRPr="000D0C0A">
        <w:t xml:space="preserve"> to run on separate machine.  This partitioning of </w:t>
      </w:r>
      <w:r w:rsidRPr="00954DF6">
        <w:rPr>
          <w:i/>
        </w:rPr>
        <w:t>map</w:t>
      </w:r>
      <w:r w:rsidRPr="000D0C0A">
        <w:t xml:space="preserve"> output/</w:t>
      </w:r>
      <w:r w:rsidRPr="00954DF6">
        <w:rPr>
          <w:i/>
        </w:rPr>
        <w:t>reduce</w:t>
      </w:r>
      <w:r w:rsidRPr="000D0C0A">
        <w:t xml:space="preserve"> input can be customised, and the scheme used usually relies on the input value keys. </w:t>
      </w:r>
      <w:r w:rsidR="00954DF6">
        <w:t>Each</w:t>
      </w:r>
      <w:r w:rsidRPr="000D0C0A">
        <w:t xml:space="preserve"> </w:t>
      </w:r>
      <w:r w:rsidRPr="00954DF6">
        <w:rPr>
          <w:i/>
        </w:rPr>
        <w:t>reducer</w:t>
      </w:r>
      <w:r w:rsidRPr="000D0C0A">
        <w:t xml:space="preserve"> only ever receive</w:t>
      </w:r>
      <w:r w:rsidR="00954DF6">
        <w:t>s</w:t>
      </w:r>
      <w:r w:rsidRPr="000D0C0A">
        <w:t xml:space="preserve"> all of the values for a specific key, allowing them to process the whole key, and its multiple data elements in one</w:t>
      </w:r>
      <w:r w:rsidR="006B540A">
        <w:t xml:space="preserve"> independent operation (Figure 1c</w:t>
      </w:r>
      <w:r w:rsidRPr="000D0C0A">
        <w:t xml:space="preserve">). This is important for the application of the </w:t>
      </w:r>
      <w:r w:rsidRPr="00464EC6">
        <w:rPr>
          <w:i/>
        </w:rPr>
        <w:t>reducer</w:t>
      </w:r>
      <w:r w:rsidRPr="000D0C0A">
        <w:t xml:space="preserve"> in our implementation.</w:t>
      </w:r>
    </w:p>
    <w:p w14:paraId="0909A201" w14:textId="77777777" w:rsidR="00A972C5" w:rsidRPr="000D0C0A" w:rsidRDefault="0050586E" w:rsidP="00F47FF7">
      <w:pPr>
        <w:pStyle w:val="Heading2"/>
      </w:pPr>
      <w:r w:rsidRPr="000D0C0A">
        <w:t>Video Transcoding</w:t>
      </w:r>
    </w:p>
    <w:p w14:paraId="5198C66C" w14:textId="70260700" w:rsidR="00A972C5" w:rsidRPr="000D0C0A" w:rsidRDefault="00A972C5" w:rsidP="00742EC2">
      <w:pPr>
        <w:ind w:firstLine="0"/>
      </w:pPr>
      <w:r w:rsidRPr="000D0C0A">
        <w:t>Video and audio, when stored digitally for distribution, is nearly always encoded by using some sort of ‘</w:t>
      </w:r>
      <w:proofErr w:type="spellStart"/>
      <w:r w:rsidRPr="000D0C0A">
        <w:t>lossy</w:t>
      </w:r>
      <w:proofErr w:type="spellEnd"/>
      <w:r w:rsidRPr="000D0C0A">
        <w:t xml:space="preserve">’ compression. The choice of encoding type and the settings used when the encoding is generated dictate three attributes of the video: the output file size, the viewing quality and the </w:t>
      </w:r>
      <w:r w:rsidR="00902DE6">
        <w:t>computational power</w:t>
      </w:r>
      <w:r w:rsidRPr="000D0C0A">
        <w:t xml:space="preserve"> required for playback. Often the quality of the video is impaired to keep the file siz</w:t>
      </w:r>
      <w:r w:rsidR="00671C7E">
        <w:t xml:space="preserve">e down and/or make the encoding </w:t>
      </w:r>
      <w:r w:rsidRPr="000D0C0A">
        <w:t xml:space="preserve">playable. </w:t>
      </w:r>
      <w:r w:rsidR="002243D4">
        <w:t xml:space="preserve">Transcoding </w:t>
      </w:r>
      <w:r w:rsidRPr="000D0C0A">
        <w:t>involve</w:t>
      </w:r>
      <w:r w:rsidR="00580F66">
        <w:t>s</w:t>
      </w:r>
      <w:r w:rsidRPr="000D0C0A">
        <w:t xml:space="preserve"> changing some </w:t>
      </w:r>
      <w:r w:rsidR="00580F66">
        <w:t xml:space="preserve">of the </w:t>
      </w:r>
      <w:r w:rsidRPr="000D0C0A">
        <w:t>characteristics of the video or audio (e.g. the frame rate, or frame dimensions), or the format of the encoding, or both. It also encompasses the process of encoding of the video into a ‘</w:t>
      </w:r>
      <w:proofErr w:type="spellStart"/>
      <w:r w:rsidRPr="000D0C0A">
        <w:t>lossy</w:t>
      </w:r>
      <w:proofErr w:type="spellEnd"/>
      <w:r w:rsidRPr="000D0C0A">
        <w:t>’ format, from its original lossless capture format. In its raw form, video generally has a higher bitrate than what is possible for transmission to end users, and is also often of too high a quality for playback on end-user devices.</w:t>
      </w:r>
    </w:p>
    <w:p w14:paraId="6D00F0B4" w14:textId="77777777" w:rsidR="00516DCF" w:rsidRPr="000D0C0A" w:rsidRDefault="00386D1F" w:rsidP="00F47FF7">
      <w:pPr>
        <w:pStyle w:val="Heading2"/>
        <w:rPr>
          <w:lang w:eastAsia="en-US"/>
        </w:rPr>
      </w:pPr>
      <w:r w:rsidRPr="000D0C0A">
        <w:rPr>
          <w:lang w:eastAsia="en-US"/>
        </w:rPr>
        <w:t xml:space="preserve">Project </w:t>
      </w:r>
      <w:r w:rsidR="00A55B94" w:rsidRPr="000D0C0A">
        <w:rPr>
          <w:lang w:eastAsia="en-US"/>
        </w:rPr>
        <w:t>Deliverables</w:t>
      </w:r>
    </w:p>
    <w:p w14:paraId="581F1091" w14:textId="77777777" w:rsidR="00C36053" w:rsidRPr="000D0C0A" w:rsidRDefault="00BD4DC3" w:rsidP="00742EC2">
      <w:pPr>
        <w:ind w:firstLine="0"/>
      </w:pPr>
      <w:r w:rsidRPr="000D0C0A">
        <w:t>The research</w:t>
      </w:r>
      <w:r w:rsidR="00F16DED" w:rsidRPr="000D0C0A">
        <w:t xml:space="preserve"> question </w:t>
      </w:r>
      <w:r w:rsidR="003926DB" w:rsidRPr="000D0C0A">
        <w:t>for this</w:t>
      </w:r>
      <w:r w:rsidR="00165E62" w:rsidRPr="000D0C0A">
        <w:t xml:space="preserve"> project</w:t>
      </w:r>
      <w:r w:rsidR="003926DB" w:rsidRPr="000D0C0A">
        <w:t xml:space="preserve"> is therefore</w:t>
      </w:r>
      <w:r w:rsidR="00F16DED" w:rsidRPr="000D0C0A">
        <w:t xml:space="preserve">, ‘Can the </w:t>
      </w:r>
      <w:r w:rsidR="00F16DED" w:rsidRPr="002D6321">
        <w:rPr>
          <w:i/>
        </w:rPr>
        <w:t>MapReduce</w:t>
      </w:r>
      <w:r w:rsidR="00F16DED" w:rsidRPr="000D0C0A">
        <w:t xml:space="preserve"> paradigm be used for video </w:t>
      </w:r>
      <w:r w:rsidR="00805753" w:rsidRPr="000D0C0A">
        <w:t xml:space="preserve">transcoding in an effective manner, </w:t>
      </w:r>
      <w:r w:rsidR="00D122FA" w:rsidRPr="000D0C0A">
        <w:t xml:space="preserve">so </w:t>
      </w:r>
      <w:r w:rsidR="00DD0BCF" w:rsidRPr="000D0C0A">
        <w:t>that</w:t>
      </w:r>
      <w:r w:rsidR="00691EFB" w:rsidRPr="000D0C0A">
        <w:t xml:space="preserve"> </w:t>
      </w:r>
      <w:r w:rsidR="003926DB" w:rsidRPr="000D0C0A">
        <w:t xml:space="preserve">it </w:t>
      </w:r>
      <w:r w:rsidR="00F16DED" w:rsidRPr="000D0C0A">
        <w:t>scales well across machines, has comparable output quality to current sequential encoder</w:t>
      </w:r>
      <w:r w:rsidR="00805753" w:rsidRPr="000D0C0A">
        <w:t>s</w:t>
      </w:r>
      <w:r w:rsidR="00F16DED" w:rsidRPr="000D0C0A">
        <w:t xml:space="preserve">, </w:t>
      </w:r>
      <w:r w:rsidR="00805753" w:rsidRPr="000D0C0A">
        <w:t xml:space="preserve">and </w:t>
      </w:r>
      <w:r w:rsidR="00F16DED" w:rsidRPr="000D0C0A">
        <w:t>impr</w:t>
      </w:r>
      <w:r w:rsidR="005E2508">
        <w:t>oves performance overall?’</w:t>
      </w:r>
    </w:p>
    <w:p w14:paraId="3ACB6929" w14:textId="71DD4247" w:rsidR="00C36053" w:rsidRPr="000D0C0A" w:rsidRDefault="000849E5" w:rsidP="00B9706E">
      <w:pPr>
        <w:rPr>
          <w:lang w:eastAsia="en-US"/>
        </w:rPr>
      </w:pPr>
      <w:r w:rsidRPr="000D0C0A">
        <w:rPr>
          <w:lang w:eastAsia="en-US"/>
        </w:rPr>
        <w:t xml:space="preserve">We propose a method for segmenting video and audio </w:t>
      </w:r>
      <w:r w:rsidR="0059384D" w:rsidRPr="000D0C0A">
        <w:rPr>
          <w:lang w:eastAsia="en-US"/>
        </w:rPr>
        <w:t xml:space="preserve">correctly </w:t>
      </w:r>
      <w:r w:rsidRPr="000D0C0A">
        <w:rPr>
          <w:lang w:eastAsia="en-US"/>
        </w:rPr>
        <w:t>and efficiently</w:t>
      </w:r>
      <w:r w:rsidR="0059384D" w:rsidRPr="000D0C0A">
        <w:rPr>
          <w:lang w:eastAsia="en-US"/>
        </w:rPr>
        <w:t xml:space="preserve">, </w:t>
      </w:r>
      <w:r w:rsidRPr="000D0C0A">
        <w:rPr>
          <w:lang w:eastAsia="en-US"/>
        </w:rPr>
        <w:t xml:space="preserve">so that it can </w:t>
      </w:r>
      <w:r w:rsidR="00973D64">
        <w:rPr>
          <w:lang w:eastAsia="en-US"/>
        </w:rPr>
        <w:t>be processed</w:t>
      </w:r>
      <w:r w:rsidR="0059384D" w:rsidRPr="000D0C0A">
        <w:rPr>
          <w:lang w:eastAsia="en-US"/>
        </w:rPr>
        <w:t xml:space="preserve"> in a </w:t>
      </w:r>
      <w:r w:rsidR="0059384D" w:rsidRPr="00BE5599">
        <w:rPr>
          <w:i/>
          <w:lang w:eastAsia="en-US"/>
        </w:rPr>
        <w:t>MapReduce</w:t>
      </w:r>
      <w:r w:rsidR="0059384D" w:rsidRPr="000D0C0A">
        <w:rPr>
          <w:lang w:eastAsia="en-US"/>
        </w:rPr>
        <w:t xml:space="preserve"> program, and a </w:t>
      </w:r>
      <w:r w:rsidR="001C0F7E" w:rsidRPr="000D0C0A">
        <w:rPr>
          <w:lang w:eastAsia="en-US"/>
        </w:rPr>
        <w:t>complimentary method for correctly putting the output data</w:t>
      </w:r>
      <w:r w:rsidR="001C7AF3" w:rsidRPr="000D0C0A">
        <w:rPr>
          <w:lang w:eastAsia="en-US"/>
        </w:rPr>
        <w:t xml:space="preserve"> </w:t>
      </w:r>
      <w:r w:rsidR="00053900" w:rsidRPr="000D0C0A">
        <w:rPr>
          <w:lang w:eastAsia="en-US"/>
        </w:rPr>
        <w:t xml:space="preserve">back </w:t>
      </w:r>
      <w:r w:rsidR="001C7AF3" w:rsidRPr="000D0C0A">
        <w:rPr>
          <w:lang w:eastAsia="en-US"/>
        </w:rPr>
        <w:t>together into a</w:t>
      </w:r>
      <w:r w:rsidR="0040401C" w:rsidRPr="000D0C0A">
        <w:rPr>
          <w:lang w:eastAsia="en-US"/>
        </w:rPr>
        <w:t xml:space="preserve"> </w:t>
      </w:r>
      <w:r w:rsidR="00A106B5">
        <w:rPr>
          <w:lang w:eastAsia="en-US"/>
        </w:rPr>
        <w:t xml:space="preserve">playable </w:t>
      </w:r>
      <w:r w:rsidR="00861E3E">
        <w:rPr>
          <w:lang w:eastAsia="en-US"/>
        </w:rPr>
        <w:t>video file.</w:t>
      </w:r>
    </w:p>
    <w:p w14:paraId="288E259C" w14:textId="40D62161" w:rsidR="00A55B94" w:rsidRPr="000D0C0A" w:rsidRDefault="00CE1C94" w:rsidP="00B9706E">
      <w:pPr>
        <w:rPr>
          <w:lang w:eastAsia="en-US"/>
        </w:rPr>
      </w:pPr>
      <w:r>
        <w:rPr>
          <w:lang w:eastAsia="en-US"/>
        </w:rPr>
        <w:t>We evaluated</w:t>
      </w:r>
      <w:r w:rsidR="00A55B94" w:rsidRPr="000D0C0A">
        <w:rPr>
          <w:lang w:eastAsia="en-US"/>
        </w:rPr>
        <w:t xml:space="preserve"> various aspect</w:t>
      </w:r>
      <w:r w:rsidR="00771D84" w:rsidRPr="000D0C0A">
        <w:rPr>
          <w:lang w:eastAsia="en-US"/>
        </w:rPr>
        <w:t>s</w:t>
      </w:r>
      <w:r w:rsidR="00A55B94" w:rsidRPr="000D0C0A">
        <w:rPr>
          <w:lang w:eastAsia="en-US"/>
        </w:rPr>
        <w:t xml:space="preserve"> of the implementation:</w:t>
      </w:r>
    </w:p>
    <w:p w14:paraId="704591BC" w14:textId="79115DCB" w:rsidR="00771D84" w:rsidRPr="000D0C0A" w:rsidRDefault="00AB1559" w:rsidP="00771D84">
      <w:pPr>
        <w:pStyle w:val="ListParagraph"/>
        <w:numPr>
          <w:ilvl w:val="0"/>
          <w:numId w:val="15"/>
        </w:numPr>
        <w:rPr>
          <w:lang w:eastAsia="en-US"/>
        </w:rPr>
      </w:pPr>
      <w:r>
        <w:rPr>
          <w:lang w:eastAsia="en-US"/>
        </w:rPr>
        <w:t xml:space="preserve">We tested the </w:t>
      </w:r>
      <w:r w:rsidR="00A55B94" w:rsidRPr="000D0C0A">
        <w:rPr>
          <w:lang w:eastAsia="en-US"/>
        </w:rPr>
        <w:t xml:space="preserve">performance of the </w:t>
      </w:r>
      <w:r w:rsidR="00771D84" w:rsidRPr="00036DBD">
        <w:rPr>
          <w:i/>
          <w:lang w:eastAsia="en-US"/>
        </w:rPr>
        <w:t>MapReduce</w:t>
      </w:r>
      <w:r w:rsidR="00771D84" w:rsidRPr="000D0C0A">
        <w:rPr>
          <w:lang w:eastAsia="en-US"/>
        </w:rPr>
        <w:t xml:space="preserve"> program as the number of pa</w:t>
      </w:r>
      <w:r w:rsidR="00D71FB4">
        <w:rPr>
          <w:lang w:eastAsia="en-US"/>
        </w:rPr>
        <w:t>rallel tasks was</w:t>
      </w:r>
      <w:r w:rsidR="007550B5" w:rsidRPr="000D0C0A">
        <w:rPr>
          <w:lang w:eastAsia="en-US"/>
        </w:rPr>
        <w:t xml:space="preserve"> increased, for 8</w:t>
      </w:r>
      <w:r w:rsidR="00771D84" w:rsidRPr="000D0C0A">
        <w:rPr>
          <w:lang w:eastAsia="en-US"/>
        </w:rPr>
        <w:t xml:space="preserve"> different file</w:t>
      </w:r>
      <w:r w:rsidR="00095667">
        <w:rPr>
          <w:lang w:eastAsia="en-US"/>
        </w:rPr>
        <w:t>s sizes ranging from 4MB to 10GB</w:t>
      </w:r>
      <w:r w:rsidR="00771D84" w:rsidRPr="000D0C0A">
        <w:rPr>
          <w:lang w:eastAsia="en-US"/>
        </w:rPr>
        <w:t xml:space="preserve">. </w:t>
      </w:r>
      <w:r w:rsidR="0002452D" w:rsidRPr="000D0C0A">
        <w:rPr>
          <w:lang w:eastAsia="en-US"/>
        </w:rPr>
        <w:t>Smaller file sizes we</w:t>
      </w:r>
      <w:r w:rsidR="0003092B" w:rsidRPr="000D0C0A">
        <w:rPr>
          <w:lang w:eastAsia="en-US"/>
        </w:rPr>
        <w:t>re</w:t>
      </w:r>
      <w:r w:rsidR="0002452D" w:rsidRPr="000D0C0A">
        <w:rPr>
          <w:lang w:eastAsia="en-US"/>
        </w:rPr>
        <w:t xml:space="preserve"> unable to scale as well, as the segmentation relies on input file size.</w:t>
      </w:r>
    </w:p>
    <w:p w14:paraId="37F4BEC0" w14:textId="6443CB16" w:rsidR="00771D84" w:rsidRPr="000D0C0A" w:rsidRDefault="00D71FB4" w:rsidP="00771D84">
      <w:pPr>
        <w:pStyle w:val="ListParagraph"/>
        <w:numPr>
          <w:ilvl w:val="0"/>
          <w:numId w:val="15"/>
        </w:numPr>
        <w:rPr>
          <w:lang w:eastAsia="en-US"/>
        </w:rPr>
      </w:pPr>
      <w:r>
        <w:rPr>
          <w:lang w:eastAsia="en-US"/>
        </w:rPr>
        <w:t xml:space="preserve">We </w:t>
      </w:r>
      <w:r w:rsidR="00771D84" w:rsidRPr="000D0C0A">
        <w:rPr>
          <w:lang w:eastAsia="en-US"/>
        </w:rPr>
        <w:t>compar</w:t>
      </w:r>
      <w:r>
        <w:rPr>
          <w:lang w:eastAsia="en-US"/>
        </w:rPr>
        <w:t>ed</w:t>
      </w:r>
      <w:r w:rsidR="00BB74A0">
        <w:rPr>
          <w:lang w:eastAsia="en-US"/>
        </w:rPr>
        <w:t xml:space="preserve"> </w:t>
      </w:r>
      <w:r w:rsidR="00771D84" w:rsidRPr="000D0C0A">
        <w:rPr>
          <w:lang w:eastAsia="en-US"/>
        </w:rPr>
        <w:t xml:space="preserve">the output quality of our parallel implementation with </w:t>
      </w:r>
      <w:r w:rsidR="00C136E3">
        <w:rPr>
          <w:lang w:eastAsia="en-US"/>
        </w:rPr>
        <w:t xml:space="preserve">that </w:t>
      </w:r>
      <w:r w:rsidR="00771D84" w:rsidRPr="000D0C0A">
        <w:rPr>
          <w:lang w:eastAsia="en-US"/>
        </w:rPr>
        <w:t xml:space="preserve">of a reference </w:t>
      </w:r>
      <w:r w:rsidR="00D833E7">
        <w:rPr>
          <w:lang w:eastAsia="en-US"/>
        </w:rPr>
        <w:t xml:space="preserve">sequential encoder, </w:t>
      </w:r>
      <w:r w:rsidR="00454DFF">
        <w:rPr>
          <w:lang w:eastAsia="en-US"/>
        </w:rPr>
        <w:t>highlight</w:t>
      </w:r>
      <w:r w:rsidR="00D833E7">
        <w:rPr>
          <w:lang w:eastAsia="en-US"/>
        </w:rPr>
        <w:t>ing</w:t>
      </w:r>
      <w:r w:rsidR="00771D84" w:rsidRPr="000D0C0A">
        <w:rPr>
          <w:lang w:eastAsia="en-US"/>
        </w:rPr>
        <w:t xml:space="preserve"> the effect that </w:t>
      </w:r>
      <w:r w:rsidR="00D52BAB" w:rsidRPr="000D0C0A">
        <w:rPr>
          <w:lang w:eastAsia="en-US"/>
        </w:rPr>
        <w:t>segmenting</w:t>
      </w:r>
      <w:r w:rsidR="008B1A69">
        <w:rPr>
          <w:lang w:eastAsia="en-US"/>
        </w:rPr>
        <w:t xml:space="preserve"> the video has on the ability of</w:t>
      </w:r>
      <w:r w:rsidR="00D52BAB" w:rsidRPr="000D0C0A">
        <w:rPr>
          <w:lang w:eastAsia="en-US"/>
        </w:rPr>
        <w:t xml:space="preserve"> the enc</w:t>
      </w:r>
      <w:r w:rsidR="008D2BE3">
        <w:rPr>
          <w:lang w:eastAsia="en-US"/>
        </w:rPr>
        <w:t>oder</w:t>
      </w:r>
      <w:r w:rsidR="00D52BAB" w:rsidRPr="000D0C0A">
        <w:rPr>
          <w:lang w:eastAsia="en-US"/>
        </w:rPr>
        <w:t xml:space="preserve"> </w:t>
      </w:r>
      <w:r w:rsidR="008D2BE3">
        <w:rPr>
          <w:lang w:eastAsia="en-US"/>
        </w:rPr>
        <w:t>to maintain</w:t>
      </w:r>
      <w:r w:rsidR="00D52BAB" w:rsidRPr="000D0C0A">
        <w:rPr>
          <w:lang w:eastAsia="en-US"/>
        </w:rPr>
        <w:t xml:space="preserve"> </w:t>
      </w:r>
      <w:r w:rsidR="00A63CB1" w:rsidRPr="000D0C0A">
        <w:rPr>
          <w:lang w:eastAsia="en-US"/>
        </w:rPr>
        <w:t xml:space="preserve">visual </w:t>
      </w:r>
      <w:r w:rsidR="00551D13">
        <w:rPr>
          <w:lang w:eastAsia="en-US"/>
        </w:rPr>
        <w:t>quality.</w:t>
      </w:r>
    </w:p>
    <w:p w14:paraId="4346A37E" w14:textId="0D782220" w:rsidR="00D52BAB" w:rsidRPr="000D0C0A" w:rsidRDefault="00D833E7" w:rsidP="00771D84">
      <w:pPr>
        <w:pStyle w:val="ListParagraph"/>
        <w:numPr>
          <w:ilvl w:val="0"/>
          <w:numId w:val="15"/>
        </w:numPr>
        <w:rPr>
          <w:lang w:eastAsia="en-US"/>
        </w:rPr>
      </w:pPr>
      <w:r>
        <w:rPr>
          <w:lang w:eastAsia="en-US"/>
        </w:rPr>
        <w:t>We c</w:t>
      </w:r>
      <w:r w:rsidR="00D52BAB" w:rsidRPr="000D0C0A">
        <w:rPr>
          <w:lang w:eastAsia="en-US"/>
        </w:rPr>
        <w:t>ompa</w:t>
      </w:r>
      <w:r>
        <w:rPr>
          <w:lang w:eastAsia="en-US"/>
        </w:rPr>
        <w:t xml:space="preserve">red </w:t>
      </w:r>
      <w:r w:rsidR="009B7A28">
        <w:rPr>
          <w:lang w:eastAsia="en-US"/>
        </w:rPr>
        <w:t xml:space="preserve">the output file </w:t>
      </w:r>
      <w:r w:rsidR="001628E0">
        <w:rPr>
          <w:lang w:eastAsia="en-US"/>
        </w:rPr>
        <w:t>size, indicating</w:t>
      </w:r>
      <w:r w:rsidR="00ED2BDE">
        <w:rPr>
          <w:lang w:eastAsia="en-US"/>
        </w:rPr>
        <w:t xml:space="preserve"> where the segmentation had</w:t>
      </w:r>
      <w:r w:rsidR="00D52BAB" w:rsidRPr="000D0C0A">
        <w:rPr>
          <w:lang w:eastAsia="en-US"/>
        </w:rPr>
        <w:t xml:space="preserve"> been detrimental to the compression. </w:t>
      </w:r>
    </w:p>
    <w:p w14:paraId="07FAE727" w14:textId="43AC3D08" w:rsidR="00C36053" w:rsidRPr="000D0C0A" w:rsidRDefault="004837D7" w:rsidP="00273B72">
      <w:pPr>
        <w:pStyle w:val="ListParagraph"/>
        <w:numPr>
          <w:ilvl w:val="0"/>
          <w:numId w:val="15"/>
        </w:numPr>
        <w:rPr>
          <w:lang w:eastAsia="en-US"/>
        </w:rPr>
      </w:pPr>
      <w:r>
        <w:rPr>
          <w:lang w:eastAsia="en-US"/>
        </w:rPr>
        <w:t>We also performed a</w:t>
      </w:r>
      <w:r w:rsidR="00D83C3F" w:rsidRPr="000D0C0A">
        <w:rPr>
          <w:lang w:eastAsia="en-US"/>
        </w:rPr>
        <w:t xml:space="preserve"> small user study</w:t>
      </w:r>
      <w:r w:rsidR="00F367B3" w:rsidRPr="000D0C0A">
        <w:rPr>
          <w:lang w:eastAsia="en-US"/>
        </w:rPr>
        <w:t xml:space="preserve"> </w:t>
      </w:r>
      <w:r w:rsidR="00FB3111">
        <w:rPr>
          <w:lang w:eastAsia="en-US"/>
        </w:rPr>
        <w:t>verifying</w:t>
      </w:r>
      <w:r w:rsidR="00D52BAB" w:rsidRPr="000D0C0A">
        <w:rPr>
          <w:lang w:eastAsia="en-US"/>
        </w:rPr>
        <w:t xml:space="preserve"> that the output </w:t>
      </w:r>
      <w:r w:rsidR="004177AF">
        <w:rPr>
          <w:lang w:eastAsia="en-US"/>
        </w:rPr>
        <w:t xml:space="preserve">from our solution </w:t>
      </w:r>
      <w:r w:rsidR="00D52BAB" w:rsidRPr="000D0C0A">
        <w:rPr>
          <w:lang w:eastAsia="en-US"/>
        </w:rPr>
        <w:t xml:space="preserve">is comparable to that of a </w:t>
      </w:r>
      <w:r w:rsidR="00B161C8">
        <w:rPr>
          <w:lang w:eastAsia="en-US"/>
        </w:rPr>
        <w:t xml:space="preserve">reference </w:t>
      </w:r>
      <w:r w:rsidR="00D52BAB" w:rsidRPr="000D0C0A">
        <w:rPr>
          <w:lang w:eastAsia="en-US"/>
        </w:rPr>
        <w:t>sequential encoder,</w:t>
      </w:r>
      <w:r w:rsidR="0027605F">
        <w:rPr>
          <w:lang w:eastAsia="en-US"/>
        </w:rPr>
        <w:t xml:space="preserve"> and that the visual quality had</w:t>
      </w:r>
      <w:r w:rsidR="00D52BAB" w:rsidRPr="000D0C0A">
        <w:rPr>
          <w:lang w:eastAsia="en-US"/>
        </w:rPr>
        <w:t xml:space="preserve"> not been </w:t>
      </w:r>
      <w:r w:rsidR="00C00282">
        <w:rPr>
          <w:lang w:eastAsia="en-US"/>
        </w:rPr>
        <w:t xml:space="preserve">perceptibly </w:t>
      </w:r>
      <w:r w:rsidR="00D52BAB" w:rsidRPr="000D0C0A">
        <w:rPr>
          <w:lang w:eastAsia="en-US"/>
        </w:rPr>
        <w:t xml:space="preserve">affected. </w:t>
      </w:r>
    </w:p>
    <w:p w14:paraId="3F82767F" w14:textId="77777777" w:rsidR="00B35A78" w:rsidRDefault="000A771E" w:rsidP="004576C4">
      <w:pPr>
        <w:pStyle w:val="Heading1"/>
      </w:pPr>
      <w:r w:rsidRPr="000D0C0A">
        <w:lastRenderedPageBreak/>
        <w:t>Related Work</w:t>
      </w:r>
    </w:p>
    <w:p w14:paraId="22F8C29C" w14:textId="37F36476" w:rsidR="00DB5B59" w:rsidRPr="00DB5B59" w:rsidRDefault="00DB5B59" w:rsidP="00742EC2">
      <w:pPr>
        <w:ind w:firstLine="0"/>
      </w:pPr>
      <w:r w:rsidRPr="00DB5B59">
        <w:t>In this section,</w:t>
      </w:r>
      <w:r>
        <w:t xml:space="preserve"> we survey previous work in the area</w:t>
      </w:r>
      <w:r w:rsidR="00C6085E">
        <w:t>s</w:t>
      </w:r>
      <w:r>
        <w:t xml:space="preserve"> of </w:t>
      </w:r>
      <w:r w:rsidRPr="00DB5B59">
        <w:rPr>
          <w:i/>
        </w:rPr>
        <w:t>MapReduce</w:t>
      </w:r>
      <w:r>
        <w:t xml:space="preserve"> and Distributed Video Transcoding. </w:t>
      </w:r>
    </w:p>
    <w:p w14:paraId="0B08A9E0" w14:textId="77777777" w:rsidR="00C36053" w:rsidRPr="000D0C0A" w:rsidRDefault="0010050A" w:rsidP="00F47FF7">
      <w:pPr>
        <w:pStyle w:val="Heading2"/>
      </w:pPr>
      <w:r w:rsidRPr="000D0C0A">
        <w:t>MapReduce</w:t>
      </w:r>
    </w:p>
    <w:p w14:paraId="6669B1A4" w14:textId="11F9CCE6" w:rsidR="00CB58E0" w:rsidRPr="000D0C0A" w:rsidRDefault="004031B2" w:rsidP="00742EC2">
      <w:pPr>
        <w:ind w:firstLine="0"/>
      </w:pPr>
      <w:r w:rsidRPr="000D0C0A">
        <w:t>Many different</w:t>
      </w:r>
      <w:r w:rsidR="00710868" w:rsidRPr="000D0C0A">
        <w:t xml:space="preserve"> operations</w:t>
      </w:r>
      <w:r w:rsidRPr="000D0C0A">
        <w:t xml:space="preserve"> have been implemented using </w:t>
      </w:r>
      <w:r w:rsidRPr="000D0C0A">
        <w:rPr>
          <w:i/>
        </w:rPr>
        <w:t>MapReduce</w:t>
      </w:r>
      <w:r w:rsidRPr="000D0C0A">
        <w:t xml:space="preserve"> to improve their performance. </w:t>
      </w:r>
      <w:r w:rsidR="001672BE" w:rsidRPr="000D0C0A">
        <w:t>In Chen and Schlosser (2008)</w:t>
      </w:r>
      <w:r w:rsidRPr="000D0C0A">
        <w:t xml:space="preserve"> processing is achieved through a </w:t>
      </w:r>
      <w:r w:rsidRPr="000D0C0A">
        <w:rPr>
          <w:i/>
        </w:rPr>
        <w:t>MapReduce</w:t>
      </w:r>
      <w:r w:rsidRPr="000D0C0A">
        <w:t xml:space="preserve"> implementation </w:t>
      </w:r>
      <w:r w:rsidR="00196E91" w:rsidRPr="000D0C0A">
        <w:t>that</w:t>
      </w:r>
      <w:r w:rsidRPr="000D0C0A">
        <w:t xml:space="preserve"> estimates geographic infor</w:t>
      </w:r>
      <w:r w:rsidR="0012214A" w:rsidRPr="000D0C0A">
        <w:t xml:space="preserve">mation (‘where is this scene?’), </w:t>
      </w:r>
      <w:r w:rsidRPr="000D0C0A">
        <w:t xml:space="preserve">given a specific image, by leveraging a data set of around 6 million GPS-tagged images and using scene matching to find the most similar image through a reduce-less program. One of the first large scale demonstrations of the power of </w:t>
      </w:r>
      <w:r w:rsidRPr="000D0C0A">
        <w:rPr>
          <w:i/>
        </w:rPr>
        <w:t>MapReduce</w:t>
      </w:r>
      <w:r w:rsidRPr="000D0C0A">
        <w:t xml:space="preserve"> in a real wo</w:t>
      </w:r>
      <w:r w:rsidR="00CB58E0" w:rsidRPr="000D0C0A">
        <w:t>rld scenario</w:t>
      </w:r>
      <w:r w:rsidRPr="000D0C0A">
        <w:t xml:space="preserve"> was a New York Times archive conversion, where the TIFF images of the public domain scanned articles from 1851 to 1922 were</w:t>
      </w:r>
      <w:r w:rsidR="00286E3B" w:rsidRPr="000D0C0A">
        <w:t xml:space="preserve"> converted to PDF format (New York Times, November 1</w:t>
      </w:r>
      <w:r w:rsidR="00286E3B" w:rsidRPr="000D0C0A">
        <w:rPr>
          <w:vertAlign w:val="superscript"/>
        </w:rPr>
        <w:t>st</w:t>
      </w:r>
      <w:r w:rsidR="00286E3B" w:rsidRPr="000D0C0A">
        <w:t>, 2007)</w:t>
      </w:r>
      <w:r w:rsidRPr="000D0C0A">
        <w:t xml:space="preserve">. </w:t>
      </w:r>
      <w:r w:rsidR="00984392" w:rsidRPr="000D0C0A">
        <w:t xml:space="preserve">Using the </w:t>
      </w:r>
      <w:r w:rsidR="00984392" w:rsidRPr="003A072D">
        <w:rPr>
          <w:i/>
        </w:rPr>
        <w:t>MapReduce</w:t>
      </w:r>
      <w:r w:rsidR="00984392" w:rsidRPr="000D0C0A">
        <w:t xml:space="preserve"> model, </w:t>
      </w:r>
      <w:r w:rsidRPr="000D0C0A">
        <w:t>11 million articles were converted and glued together in l</w:t>
      </w:r>
      <w:r w:rsidR="00083502" w:rsidRPr="000D0C0A">
        <w:t xml:space="preserve">ess than 24 hours of processing, </w:t>
      </w:r>
      <w:r w:rsidRPr="000D0C0A">
        <w:t>using around 100 nodes of Ama</w:t>
      </w:r>
      <w:r w:rsidR="006B7191" w:rsidRPr="000D0C0A">
        <w:t xml:space="preserve">zon Web Services’ EC2 instances. </w:t>
      </w:r>
    </w:p>
    <w:p w14:paraId="7FD0D46A" w14:textId="6A63AB3D" w:rsidR="00C36053" w:rsidRPr="000D0C0A" w:rsidRDefault="004031B2" w:rsidP="000D7F73">
      <w:r w:rsidRPr="000D0C0A">
        <w:t>Fewer examples are</w:t>
      </w:r>
      <w:r w:rsidR="007E7995" w:rsidRPr="000D0C0A">
        <w:t xml:space="preserve"> </w:t>
      </w:r>
      <w:r w:rsidR="00A441A2" w:rsidRPr="000D0C0A">
        <w:t>available for video processing, o</w:t>
      </w:r>
      <w:r w:rsidRPr="000D0C0A">
        <w:t xml:space="preserve">ne of them being HP Labs’ </w:t>
      </w:r>
      <w:proofErr w:type="spellStart"/>
      <w:r w:rsidRPr="000D0C0A">
        <w:rPr>
          <w:i/>
        </w:rPr>
        <w:t>VideoToon</w:t>
      </w:r>
      <w:proofErr w:type="spellEnd"/>
      <w:r w:rsidRPr="000D0C0A">
        <w:t xml:space="preserve"> implementation</w:t>
      </w:r>
      <w:r w:rsidRPr="000D0C0A">
        <w:rPr>
          <w:rStyle w:val="FootnoteReference"/>
        </w:rPr>
        <w:footnoteReference w:id="3"/>
      </w:r>
      <w:r w:rsidR="00A441A2" w:rsidRPr="000D0C0A">
        <w:t xml:space="preserve">. </w:t>
      </w:r>
      <w:r w:rsidRPr="000D0C0A">
        <w:t xml:space="preserve"> </w:t>
      </w:r>
      <w:r w:rsidR="00A441A2" w:rsidRPr="000D0C0A">
        <w:t>They implement a service</w:t>
      </w:r>
      <w:r w:rsidRPr="000D0C0A">
        <w:t xml:space="preserve"> to “cartoonize” videos using a series of scripts that</w:t>
      </w:r>
      <w:r w:rsidR="00984DAF">
        <w:t xml:space="preserve"> break the video up into its </w:t>
      </w:r>
      <w:r w:rsidR="001024AA">
        <w:t>sub-</w:t>
      </w:r>
      <w:r w:rsidRPr="000D0C0A">
        <w:t>streams f</w:t>
      </w:r>
      <w:r w:rsidR="007D3746" w:rsidRPr="000D0C0A">
        <w:t xml:space="preserve">or the </w:t>
      </w:r>
      <w:r w:rsidR="007D3746" w:rsidRPr="00C36A09">
        <w:rPr>
          <w:i/>
        </w:rPr>
        <w:t>map</w:t>
      </w:r>
      <w:r w:rsidR="007D3746" w:rsidRPr="000D0C0A">
        <w:t xml:space="preserve"> phase and then put them</w:t>
      </w:r>
      <w:r w:rsidRPr="000D0C0A">
        <w:t xml:space="preserve"> back together in the </w:t>
      </w:r>
      <w:r w:rsidRPr="00912D05">
        <w:rPr>
          <w:i/>
        </w:rPr>
        <w:t>reduce</w:t>
      </w:r>
      <w:r w:rsidRPr="000D0C0A">
        <w:t xml:space="preserve"> phase after processing. In th</w:t>
      </w:r>
      <w:r w:rsidR="00EE14B0" w:rsidRPr="000D0C0A">
        <w:t xml:space="preserve">e </w:t>
      </w:r>
      <w:r w:rsidR="00123A3F" w:rsidRPr="000D0C0A">
        <w:t>specific</w:t>
      </w:r>
      <w:r w:rsidR="00EE14B0" w:rsidRPr="000D0C0A">
        <w:t xml:space="preserve"> context of video transcoding</w:t>
      </w:r>
      <w:r w:rsidR="00B343E3" w:rsidRPr="000D0C0A">
        <w:t>, Pereira</w:t>
      </w:r>
      <w:r w:rsidR="0046309B" w:rsidRPr="000D0C0A">
        <w:t xml:space="preserve"> et al</w:t>
      </w:r>
      <w:r w:rsidR="00B343E3" w:rsidRPr="000D0C0A">
        <w:t xml:space="preserve"> (2010) </w:t>
      </w:r>
      <w:r w:rsidRPr="000D0C0A">
        <w:t xml:space="preserve">propose a ‘Split and Merge’ generalisation of the </w:t>
      </w:r>
      <w:r w:rsidRPr="000D0C0A">
        <w:rPr>
          <w:i/>
        </w:rPr>
        <w:t>MapReduce</w:t>
      </w:r>
      <w:r w:rsidRPr="000D0C0A">
        <w:t xml:space="preserve"> model, and </w:t>
      </w:r>
      <w:r w:rsidR="00123A3F" w:rsidRPr="000D0C0A">
        <w:t xml:space="preserve">have </w:t>
      </w:r>
      <w:r w:rsidRPr="000D0C0A">
        <w:t>compare</w:t>
      </w:r>
      <w:r w:rsidR="00123A3F" w:rsidRPr="000D0C0A">
        <w:t>d</w:t>
      </w:r>
      <w:r w:rsidRPr="000D0C0A">
        <w:t xml:space="preserve"> the use of this against several sequential encoders to show the performance improvements.  They make a strong case for using this type of model for video encoding in the ‘cloud’, but only show how their ‘Split and Merge’ architecture performs with video that does not have temporal compression – common</w:t>
      </w:r>
      <w:r w:rsidR="00A30063" w:rsidRPr="000D0C0A">
        <w:t>ly found</w:t>
      </w:r>
      <w:r w:rsidRPr="000D0C0A">
        <w:t xml:space="preserve"> in most videos to achieve a reasonable reduction in file size.  Gar</w:t>
      </w:r>
      <w:r w:rsidR="00BD7DC1" w:rsidRPr="000D0C0A">
        <w:t xml:space="preserve">cia et al </w:t>
      </w:r>
      <w:r w:rsidR="00B343E3" w:rsidRPr="000D0C0A">
        <w:t>(2010)</w:t>
      </w:r>
      <w:r w:rsidRPr="000D0C0A">
        <w:t xml:space="preserve"> also use </w:t>
      </w:r>
      <w:r w:rsidRPr="000D0C0A">
        <w:rPr>
          <w:i/>
        </w:rPr>
        <w:t>MapReduce</w:t>
      </w:r>
      <w:r w:rsidRPr="000D0C0A">
        <w:t xml:space="preserve"> to convert video from a DVD, in real time, using a user requested quality setting, for live streaming to the</w:t>
      </w:r>
      <w:r w:rsidR="000401E7" w:rsidRPr="000D0C0A">
        <w:t xml:space="preserve">ir device. Their implementation, however, </w:t>
      </w:r>
      <w:r w:rsidRPr="000D0C0A">
        <w:t>requires that the video be initially converted into a segmented format (namely MPEG transport stream segments) that is then processed independently, and they target a spec</w:t>
      </w:r>
      <w:r w:rsidR="00154B21">
        <w:t>ific type of output (HTTP Live S</w:t>
      </w:r>
      <w:r w:rsidRPr="000D0C0A">
        <w:t xml:space="preserve">treaming) that </w:t>
      </w:r>
      <w:r w:rsidR="001E35E1" w:rsidRPr="000D0C0A">
        <w:t xml:space="preserve">also </w:t>
      </w:r>
      <w:r w:rsidRPr="000D0C0A">
        <w:t>lea</w:t>
      </w:r>
      <w:r w:rsidR="005B3677" w:rsidRPr="000D0C0A">
        <w:t>ves the output in segments.</w:t>
      </w:r>
    </w:p>
    <w:p w14:paraId="0971DFAC" w14:textId="0B64C4A0" w:rsidR="00C36053" w:rsidRPr="000D0C0A" w:rsidRDefault="004031B2" w:rsidP="002C6D59">
      <w:r w:rsidRPr="000D0C0A">
        <w:t xml:space="preserve">There are many different implementations of the </w:t>
      </w:r>
      <w:r w:rsidRPr="004A534C">
        <w:rPr>
          <w:i/>
        </w:rPr>
        <w:t>MapReduce</w:t>
      </w:r>
      <w:r w:rsidRPr="000D0C0A">
        <w:t xml:space="preserve"> paradigm – </w:t>
      </w:r>
      <w:r w:rsidRPr="000D0C0A">
        <w:rPr>
          <w:i/>
        </w:rPr>
        <w:t>Hadoop</w:t>
      </w:r>
      <w:r w:rsidR="008D0510">
        <w:t xml:space="preserve"> is the open-</w:t>
      </w:r>
      <w:r w:rsidRPr="000D0C0A">
        <w:t>source favourite, with the best support and feature set.  “[Apache] Hadoop Map/Reduce is a software framework for easily writing applications which process vast amounts of data (multi-terabyte data-sets) in-parallel on large clusters (thousands of nodes) of commodity hardware in a reliable, fault-tolerant manner”</w:t>
      </w:r>
      <w:r w:rsidR="007E7995" w:rsidRPr="000D0C0A">
        <w:rPr>
          <w:rStyle w:val="FootnoteReference"/>
        </w:rPr>
        <w:footnoteReference w:id="4"/>
      </w:r>
      <w:r w:rsidRPr="000D0C0A">
        <w:t xml:space="preserve">. </w:t>
      </w:r>
      <w:r w:rsidRPr="008D0510">
        <w:rPr>
          <w:i/>
        </w:rPr>
        <w:t>Hadoop</w:t>
      </w:r>
      <w:r w:rsidRPr="000D0C0A">
        <w:t xml:space="preserve"> implements the </w:t>
      </w:r>
      <w:r w:rsidRPr="008D0510">
        <w:rPr>
          <w:i/>
        </w:rPr>
        <w:t>MapReduce</w:t>
      </w:r>
      <w:r w:rsidRPr="000D0C0A">
        <w:t xml:space="preserve"> model, and supports several languages to directly interface with its API (namely Java, among others). </w:t>
      </w:r>
      <w:r w:rsidRPr="00F6422B">
        <w:rPr>
          <w:i/>
        </w:rPr>
        <w:t>Hadoop</w:t>
      </w:r>
      <w:r w:rsidRPr="000D0C0A">
        <w:t xml:space="preserve"> is available to run wherever Linux does, and several pre-built distributions exist for its use (Yahoo Hadoop</w:t>
      </w:r>
      <w:r w:rsidRPr="000D0C0A">
        <w:rPr>
          <w:rStyle w:val="FootnoteReference"/>
        </w:rPr>
        <w:footnoteReference w:id="5"/>
      </w:r>
      <w:r w:rsidRPr="000D0C0A">
        <w:t xml:space="preserve"> and </w:t>
      </w:r>
      <w:proofErr w:type="spellStart"/>
      <w:r w:rsidRPr="000D0C0A">
        <w:t>Cloudera</w:t>
      </w:r>
      <w:proofErr w:type="spellEnd"/>
      <w:r w:rsidRPr="000D0C0A">
        <w:rPr>
          <w:rStyle w:val="FootnoteReference"/>
        </w:rPr>
        <w:footnoteReference w:id="6"/>
      </w:r>
      <w:r w:rsidRPr="000D0C0A">
        <w:t xml:space="preserve">). On-going research exists looking to improve areas of </w:t>
      </w:r>
      <w:r w:rsidRPr="00F6422B">
        <w:rPr>
          <w:i/>
        </w:rPr>
        <w:t>Hadoop</w:t>
      </w:r>
      <w:r w:rsidRPr="000D0C0A">
        <w:t xml:space="preserve">, for example on distribution and load balancing </w:t>
      </w:r>
      <w:r w:rsidR="006A1B37" w:rsidRPr="000D0C0A">
        <w:t>(</w:t>
      </w:r>
      <w:proofErr w:type="spellStart"/>
      <w:r w:rsidR="006A1B37" w:rsidRPr="000D0C0A">
        <w:t>Zaharia</w:t>
      </w:r>
      <w:proofErr w:type="spellEnd"/>
      <w:r w:rsidR="00DE5C7E" w:rsidRPr="000D0C0A">
        <w:t xml:space="preserve"> et al</w:t>
      </w:r>
      <w:r w:rsidR="006A1B37" w:rsidRPr="000D0C0A">
        <w:t>, 2008)</w:t>
      </w:r>
      <w:r w:rsidR="006640D1" w:rsidRPr="000D0C0A">
        <w:t xml:space="preserve">. </w:t>
      </w:r>
      <w:r w:rsidRPr="000D0C0A">
        <w:t xml:space="preserve">This makes the use of the </w:t>
      </w:r>
      <w:r w:rsidRPr="002A6539">
        <w:rPr>
          <w:i/>
        </w:rPr>
        <w:t>MapReduce</w:t>
      </w:r>
      <w:r w:rsidRPr="000D0C0A">
        <w:t xml:space="preserve"> model in </w:t>
      </w:r>
      <w:r w:rsidRPr="002A6539">
        <w:rPr>
          <w:i/>
        </w:rPr>
        <w:t>Hadoop</w:t>
      </w:r>
      <w:r w:rsidRPr="000D0C0A">
        <w:t xml:space="preserve"> an excellent way of taking advantage of these improvements as they occur. </w:t>
      </w:r>
    </w:p>
    <w:p w14:paraId="709E7205" w14:textId="77777777" w:rsidR="0010050A" w:rsidRPr="000D0C0A" w:rsidRDefault="00380F3F" w:rsidP="00F47FF7">
      <w:pPr>
        <w:pStyle w:val="Heading2"/>
      </w:pPr>
      <w:r w:rsidRPr="000D0C0A">
        <w:t>Distributed/</w:t>
      </w:r>
      <w:r w:rsidR="00C9594A" w:rsidRPr="000D0C0A">
        <w:t>Parallel Video P</w:t>
      </w:r>
      <w:r w:rsidR="0010050A" w:rsidRPr="000D0C0A">
        <w:t>rocessing</w:t>
      </w:r>
    </w:p>
    <w:p w14:paraId="09890DED" w14:textId="5923BEC3" w:rsidR="00C36053" w:rsidRPr="000D0C0A" w:rsidRDefault="002C6D59" w:rsidP="00742EC2">
      <w:pPr>
        <w:ind w:firstLine="0"/>
        <w:rPr>
          <w:lang w:eastAsia="en-US"/>
        </w:rPr>
      </w:pPr>
      <w:r w:rsidRPr="000D0C0A">
        <w:t xml:space="preserve">Parallel video processing has been studied extensively over the past 10 years. </w:t>
      </w:r>
      <w:proofErr w:type="spellStart"/>
      <w:r w:rsidRPr="000D0C0A">
        <w:rPr>
          <w:lang w:eastAsia="en-US"/>
        </w:rPr>
        <w:t>Shen</w:t>
      </w:r>
      <w:proofErr w:type="spellEnd"/>
      <w:r w:rsidRPr="000D0C0A">
        <w:rPr>
          <w:lang w:eastAsia="en-US"/>
        </w:rPr>
        <w:t xml:space="preserve"> and </w:t>
      </w:r>
      <w:proofErr w:type="spellStart"/>
      <w:r w:rsidRPr="000D0C0A">
        <w:rPr>
          <w:lang w:eastAsia="en-US"/>
        </w:rPr>
        <w:t>Delp</w:t>
      </w:r>
      <w:proofErr w:type="spellEnd"/>
      <w:r w:rsidRPr="000D0C0A">
        <w:rPr>
          <w:lang w:eastAsia="en-US"/>
        </w:rPr>
        <w:t xml:space="preserve"> </w:t>
      </w:r>
      <w:r w:rsidR="007E4E89" w:rsidRPr="000D0C0A">
        <w:rPr>
          <w:lang w:eastAsia="en-US"/>
        </w:rPr>
        <w:t xml:space="preserve">(1995) </w:t>
      </w:r>
      <w:r w:rsidRPr="000D0C0A">
        <w:rPr>
          <w:lang w:eastAsia="en-US"/>
        </w:rPr>
        <w:t>identify the two primary strategies: spatial and temporal parallelism. Spatial parallel</w:t>
      </w:r>
      <w:r w:rsidR="00880CEC" w:rsidRPr="000D0C0A">
        <w:rPr>
          <w:lang w:eastAsia="en-US"/>
        </w:rPr>
        <w:t>ism partitions a single frame of</w:t>
      </w:r>
      <w:r w:rsidRPr="000D0C0A">
        <w:rPr>
          <w:lang w:eastAsia="en-US"/>
        </w:rPr>
        <w:t xml:space="preserve"> the video into pieces, allowing </w:t>
      </w:r>
      <w:r w:rsidR="006758EB">
        <w:rPr>
          <w:lang w:eastAsia="en-US"/>
        </w:rPr>
        <w:t>for the various stages of the</w:t>
      </w:r>
      <w:r w:rsidRPr="000D0C0A">
        <w:rPr>
          <w:lang w:eastAsia="en-US"/>
        </w:rPr>
        <w:t xml:space="preserve"> encoding </w:t>
      </w:r>
      <w:r w:rsidR="00F80455">
        <w:rPr>
          <w:lang w:eastAsia="en-US"/>
        </w:rPr>
        <w:t xml:space="preserve">of each frame </w:t>
      </w:r>
      <w:r w:rsidRPr="000D0C0A">
        <w:rPr>
          <w:lang w:eastAsia="en-US"/>
        </w:rPr>
        <w:t xml:space="preserve">to </w:t>
      </w:r>
      <w:r w:rsidR="00880CEC" w:rsidRPr="000D0C0A">
        <w:rPr>
          <w:lang w:eastAsia="en-US"/>
        </w:rPr>
        <w:t xml:space="preserve">be </w:t>
      </w:r>
      <w:r w:rsidRPr="000D0C0A">
        <w:rPr>
          <w:lang w:eastAsia="en-US"/>
        </w:rPr>
        <w:t xml:space="preserve">distributed among processors. Temporal parallelism </w:t>
      </w:r>
      <w:r w:rsidRPr="000D0C0A">
        <w:rPr>
          <w:lang w:eastAsia="en-US"/>
        </w:rPr>
        <w:lastRenderedPageBreak/>
        <w:t>partitions the video int</w:t>
      </w:r>
      <w:r w:rsidR="004F7AF6" w:rsidRPr="000D0C0A">
        <w:rPr>
          <w:lang w:eastAsia="en-US"/>
        </w:rPr>
        <w:t>o groups of frames that can then</w:t>
      </w:r>
      <w:r w:rsidRPr="000D0C0A">
        <w:rPr>
          <w:lang w:eastAsia="en-US"/>
        </w:rPr>
        <w:t xml:space="preserve"> be processed by a sequential encoder on the various processors (or nodes in a cluster).</w:t>
      </w:r>
      <w:r w:rsidRPr="000D0C0A">
        <w:t xml:space="preserve"> </w:t>
      </w:r>
      <w:r w:rsidRPr="000D0C0A">
        <w:rPr>
          <w:lang w:eastAsia="en-US"/>
        </w:rPr>
        <w:t>Spatial parallelism allows for high quality coding that can be identical to the output of a sequential encoder, but suffers in terms of scalability. On the other hand, temporal parallelism scales very effectively but can produce sub-par quality results if the segments of video are too small. Combinations of the two are also possible, breaking up the video temporally and then using spatial parallelism on the sequence of frames (</w:t>
      </w:r>
      <w:r w:rsidR="00C74B8C" w:rsidRPr="000D0C0A">
        <w:rPr>
          <w:lang w:eastAsia="en-US"/>
        </w:rPr>
        <w:t>Rodriguez et al</w:t>
      </w:r>
      <w:r w:rsidR="00E159D9" w:rsidRPr="000D0C0A">
        <w:rPr>
          <w:lang w:eastAsia="en-US"/>
        </w:rPr>
        <w:t>, 2006</w:t>
      </w:r>
      <w:r w:rsidRPr="000D0C0A">
        <w:rPr>
          <w:lang w:eastAsia="en-US"/>
        </w:rPr>
        <w:t>).</w:t>
      </w:r>
    </w:p>
    <w:p w14:paraId="69E7E3FC" w14:textId="7E1C172B" w:rsidR="00C36053" w:rsidRPr="000D0C0A" w:rsidRDefault="008D2F6D" w:rsidP="002C6D59">
      <w:r>
        <w:rPr>
          <w:lang w:eastAsia="en-US"/>
        </w:rPr>
        <w:t xml:space="preserve">We </w:t>
      </w:r>
      <w:r w:rsidR="002C6D59" w:rsidRPr="000D0C0A">
        <w:rPr>
          <w:lang w:eastAsia="en-US"/>
        </w:rPr>
        <w:t xml:space="preserve">focus </w:t>
      </w:r>
      <w:r>
        <w:rPr>
          <w:lang w:eastAsia="en-US"/>
        </w:rPr>
        <w:t xml:space="preserve">primarily </w:t>
      </w:r>
      <w:r w:rsidR="002C6D59" w:rsidRPr="000D0C0A">
        <w:rPr>
          <w:lang w:eastAsia="en-US"/>
        </w:rPr>
        <w:t xml:space="preserve">on temporal parallelism for use with </w:t>
      </w:r>
      <w:r w:rsidR="002C6D59" w:rsidRPr="000D0C0A">
        <w:rPr>
          <w:i/>
          <w:lang w:eastAsia="en-US"/>
        </w:rPr>
        <w:t>MapReduce</w:t>
      </w:r>
      <w:r w:rsidR="002C6D59" w:rsidRPr="000D0C0A">
        <w:rPr>
          <w:lang w:eastAsia="en-US"/>
        </w:rPr>
        <w:t>. Any form of spatial parallelism requires a large amount of communication between threads of execution, at high speed, making it suited for shared memory and/or multi-processor environments rather than</w:t>
      </w:r>
      <w:r w:rsidR="00DB2AF5" w:rsidRPr="000D0C0A">
        <w:rPr>
          <w:lang w:eastAsia="en-US"/>
        </w:rPr>
        <w:t xml:space="preserve"> a</w:t>
      </w:r>
      <w:r w:rsidR="002C6D59" w:rsidRPr="000D0C0A">
        <w:rPr>
          <w:lang w:eastAsia="en-US"/>
        </w:rPr>
        <w:t xml:space="preserve"> ne</w:t>
      </w:r>
      <w:r w:rsidR="00DB2AF5" w:rsidRPr="000D0C0A">
        <w:rPr>
          <w:lang w:eastAsia="en-US"/>
        </w:rPr>
        <w:t>twork</w:t>
      </w:r>
      <w:r w:rsidR="002C6D59" w:rsidRPr="000D0C0A">
        <w:rPr>
          <w:lang w:eastAsia="en-US"/>
        </w:rPr>
        <w:t xml:space="preserve"> of distributed machines. Temporal parallelism gives us independent segments of work that can then be distributed easily with a small communication overhead. </w:t>
      </w:r>
      <w:r w:rsidR="002C6D59" w:rsidRPr="000D0C0A">
        <w:tab/>
      </w:r>
    </w:p>
    <w:p w14:paraId="00221ECE" w14:textId="43ECB071" w:rsidR="00C36053" w:rsidRPr="000D0C0A" w:rsidRDefault="00272BBA" w:rsidP="002C6D59">
      <w:r w:rsidRPr="000D0C0A">
        <w:t>Pereira et al</w:t>
      </w:r>
      <w:r w:rsidR="00132EA9" w:rsidRPr="000D0C0A">
        <w:t xml:space="preserve"> </w:t>
      </w:r>
      <w:r w:rsidR="007D49B6" w:rsidRPr="000D0C0A">
        <w:t xml:space="preserve">(2010) </w:t>
      </w:r>
      <w:r w:rsidR="002C6D59" w:rsidRPr="000D0C0A">
        <w:t>highli</w:t>
      </w:r>
      <w:r w:rsidR="00EF2000" w:rsidRPr="000D0C0A">
        <w:t>ght that one of the key problem</w:t>
      </w:r>
      <w:r w:rsidR="002C6D59" w:rsidRPr="000D0C0A">
        <w:t xml:space="preserve"> areas when splitting t</w:t>
      </w:r>
      <w:r w:rsidR="00055A9F" w:rsidRPr="000D0C0A">
        <w:t>he input is temporal compression</w:t>
      </w:r>
      <w:r w:rsidR="00632F2D" w:rsidRPr="000D0C0A">
        <w:t xml:space="preserve">. </w:t>
      </w:r>
      <w:r w:rsidR="002C6D59" w:rsidRPr="000D0C0A">
        <w:t xml:space="preserve">Many of the codecs that we want to transcode to and from use </w:t>
      </w:r>
      <w:r w:rsidR="00632F2D" w:rsidRPr="000D0C0A">
        <w:t>temporal compression</w:t>
      </w:r>
      <w:r w:rsidR="002C6D59" w:rsidRPr="000D0C0A">
        <w:t xml:space="preserve"> to remove redundant data. </w:t>
      </w:r>
      <w:r w:rsidR="00F64E5A">
        <w:t>When using temporal compression, r</w:t>
      </w:r>
      <w:r w:rsidR="002C6D59" w:rsidRPr="000D0C0A">
        <w:t xml:space="preserve">ather than </w:t>
      </w:r>
      <w:r w:rsidR="00B100FF">
        <w:t xml:space="preserve">simply </w:t>
      </w:r>
      <w:r w:rsidR="00414A76">
        <w:t>compressing</w:t>
      </w:r>
      <w:r w:rsidR="000D1749">
        <w:t xml:space="preserve"> </w:t>
      </w:r>
      <w:r w:rsidR="002C6D59" w:rsidRPr="000D0C0A">
        <w:t xml:space="preserve">each frame (essentially image compression, usually based on </w:t>
      </w:r>
      <w:r w:rsidR="00A412B1">
        <w:t>th</w:t>
      </w:r>
      <w:r w:rsidR="004B2CCF">
        <w:t xml:space="preserve">e </w:t>
      </w:r>
      <w:r w:rsidR="002C6D59" w:rsidRPr="000D0C0A">
        <w:t>JPEG</w:t>
      </w:r>
      <w:r w:rsidR="004B2CCF">
        <w:t xml:space="preserve"> format</w:t>
      </w:r>
      <w:r w:rsidR="002C6D59" w:rsidRPr="000D0C0A">
        <w:t>) the codec uses references to previous and future frames to make up the image. This takes advantage of the small comparative differences between frames due to the nature of their use</w:t>
      </w:r>
      <w:r w:rsidR="00A412B1">
        <w:t xml:space="preserve"> (e.g. the camera not moving)</w:t>
      </w:r>
      <w:r w:rsidR="002C6D59" w:rsidRPr="000D0C0A">
        <w:t xml:space="preserve">. When </w:t>
      </w:r>
      <w:r w:rsidR="006D6CE1" w:rsidRPr="000D0C0A">
        <w:t>required,</w:t>
      </w:r>
      <w:r w:rsidR="002C6D59" w:rsidRPr="000D0C0A">
        <w:t xml:space="preserve"> or at a set interval, the encoder pla</w:t>
      </w:r>
      <w:r w:rsidR="00BC1200" w:rsidRPr="000D0C0A">
        <w:t>ces a ‘key-frame’ in the stream;</w:t>
      </w:r>
      <w:r w:rsidR="002C6D59" w:rsidRPr="000D0C0A">
        <w:t xml:space="preserve"> a frame that does not reference any other and holds all of the required information to make up the image</w:t>
      </w:r>
      <w:r w:rsidR="00492D38">
        <w:t xml:space="preserve"> </w:t>
      </w:r>
      <w:r w:rsidR="00492D38" w:rsidRPr="000D0C0A">
        <w:t>(Richardson, 2002)</w:t>
      </w:r>
      <w:r w:rsidR="00492D38">
        <w:t xml:space="preserve">. </w:t>
      </w:r>
      <w:r w:rsidR="002C6D59" w:rsidRPr="000D0C0A">
        <w:t>Other frames can then referen</w:t>
      </w:r>
      <w:r w:rsidR="0029655D" w:rsidRPr="000D0C0A">
        <w:t>ce this</w:t>
      </w:r>
      <w:r w:rsidR="009D0F37">
        <w:t xml:space="preserve"> key-frame</w:t>
      </w:r>
      <w:r w:rsidR="0029655D" w:rsidRPr="000D0C0A">
        <w:t xml:space="preserve"> to </w:t>
      </w:r>
      <w:r w:rsidR="009D0F37">
        <w:t>get the extra information they need.</w:t>
      </w:r>
      <w:r w:rsidR="002C6D59" w:rsidRPr="000D0C0A">
        <w:t xml:space="preserve"> The exact format of the temporal compression needs to be understood by any distributed video encoding system, so that it does not split the video at a point that</w:t>
      </w:r>
      <w:r w:rsidR="00067688">
        <w:t xml:space="preserve"> would leave frames</w:t>
      </w:r>
      <w:r w:rsidR="002C6D59" w:rsidRPr="000D0C0A">
        <w:t xml:space="preserve"> unable to reference data to make up the images. </w:t>
      </w:r>
      <w:r w:rsidR="00CA2213" w:rsidRPr="000D0C0A">
        <w:t xml:space="preserve">As </w:t>
      </w:r>
      <w:r w:rsidR="00EF2000" w:rsidRPr="000D0C0A">
        <w:t>noted</w:t>
      </w:r>
      <w:r w:rsidR="00CA2213" w:rsidRPr="000D0C0A">
        <w:t xml:space="preserve"> in the previous section, </w:t>
      </w:r>
      <w:r w:rsidR="00BC1200" w:rsidRPr="000D0C0A">
        <w:t>Pereira et al</w:t>
      </w:r>
      <w:r w:rsidR="00CA2213" w:rsidRPr="000D0C0A">
        <w:t xml:space="preserve"> (2010) </w:t>
      </w:r>
      <w:r w:rsidR="00574084" w:rsidRPr="000D0C0A">
        <w:t>do not address the te</w:t>
      </w:r>
      <w:r w:rsidR="00AB7E4F" w:rsidRPr="000D0C0A">
        <w:t xml:space="preserve">mporal compression problem, </w:t>
      </w:r>
      <w:r w:rsidR="00574084" w:rsidRPr="000D0C0A">
        <w:t>rather</w:t>
      </w:r>
      <w:r w:rsidR="00AB7E4F" w:rsidRPr="000D0C0A">
        <w:t xml:space="preserve"> they</w:t>
      </w:r>
      <w:r w:rsidR="00574084" w:rsidRPr="000D0C0A">
        <w:t xml:space="preserve"> show how video that is </w:t>
      </w:r>
      <w:r w:rsidR="002E55AD" w:rsidRPr="000D0C0A">
        <w:t>compressed</w:t>
      </w:r>
      <w:r w:rsidR="00574084" w:rsidRPr="000D0C0A">
        <w:t xml:space="preserve"> frame-by-frame can be broken up and distributed for processing among machines.</w:t>
      </w:r>
      <w:r w:rsidR="00320008" w:rsidRPr="000D0C0A">
        <w:t xml:space="preserve"> </w:t>
      </w:r>
      <w:r w:rsidR="002C6D59" w:rsidRPr="000D0C0A">
        <w:t>We address this key issue in our implementation, providing a method of breaking up each of the video and audio streams in the file into chunks, without affecting the temporal compression</w:t>
      </w:r>
      <w:r w:rsidR="00B17A13" w:rsidRPr="000D0C0A">
        <w:t xml:space="preserve"> structure</w:t>
      </w:r>
      <w:r w:rsidR="002C6D59" w:rsidRPr="000D0C0A">
        <w:t xml:space="preserve">. </w:t>
      </w:r>
      <w:r w:rsidR="002C6D59" w:rsidRPr="000D0C0A">
        <w:tab/>
      </w:r>
    </w:p>
    <w:p w14:paraId="380479A9" w14:textId="4398A776" w:rsidR="00FF5CF7" w:rsidRPr="000D0C0A" w:rsidRDefault="002C6D59" w:rsidP="002C6D59">
      <w:pPr>
        <w:rPr>
          <w:szCs w:val="24"/>
        </w:rPr>
      </w:pPr>
      <w:r w:rsidRPr="000D0C0A">
        <w:t xml:space="preserve">Schmidt and </w:t>
      </w:r>
      <w:proofErr w:type="spellStart"/>
      <w:r w:rsidRPr="000D0C0A">
        <w:t>Rella</w:t>
      </w:r>
      <w:proofErr w:type="spellEnd"/>
      <w:r w:rsidRPr="000D0C0A">
        <w:t xml:space="preserve"> (2012) further investigate how the size and structure of this split can affect the workload distribution in a cluster. They propose an algorithm that attempts to </w:t>
      </w:r>
      <w:r w:rsidR="00924AA8" w:rsidRPr="000D0C0A">
        <w:t xml:space="preserve">select </w:t>
      </w:r>
      <w:r w:rsidR="00B72E33" w:rsidRPr="000D0C0A">
        <w:t>a number</w:t>
      </w:r>
      <w:r w:rsidRPr="000D0C0A">
        <w:t xml:space="preserve"> of </w:t>
      </w:r>
      <w:r w:rsidR="00B80082" w:rsidRPr="000D0C0A">
        <w:t>frames</w:t>
      </w:r>
      <w:r w:rsidR="00924AA8" w:rsidRPr="000D0C0A">
        <w:t xml:space="preserve"> that will take a</w:t>
      </w:r>
      <w:r w:rsidR="00B80082" w:rsidRPr="000D0C0A">
        <w:t xml:space="preserve"> </w:t>
      </w:r>
      <w:r w:rsidRPr="000D0C0A">
        <w:t xml:space="preserve">similar </w:t>
      </w:r>
      <w:r w:rsidR="00924AA8" w:rsidRPr="000D0C0A">
        <w:t xml:space="preserve">amount of processing time for </w:t>
      </w:r>
      <w:r w:rsidRPr="000D0C0A">
        <w:t>each segment. Implementing this was deemed outside of th</w:t>
      </w:r>
      <w:r w:rsidR="00AB7E4F" w:rsidRPr="000D0C0A">
        <w:t>e scope of this work, and we ch</w:t>
      </w:r>
      <w:r w:rsidRPr="000D0C0A">
        <w:t xml:space="preserve">ose to simply break the segments up by using a target chunk size in </w:t>
      </w:r>
      <w:r w:rsidR="0098032C" w:rsidRPr="000D0C0A">
        <w:t>bytes,</w:t>
      </w:r>
      <w:r w:rsidRPr="000D0C0A">
        <w:t xml:space="preserve"> taking advantage of our segments being of a size that is a multiple of the underlying distributed file system, improving data locality (See </w:t>
      </w:r>
      <w:r w:rsidR="00E706E3">
        <w:t>–</w:t>
      </w:r>
      <w:r w:rsidRPr="000D0C0A">
        <w:t xml:space="preserve"> </w:t>
      </w:r>
      <w:r w:rsidR="00E706E3">
        <w:t>III.</w:t>
      </w:r>
      <w:r w:rsidRPr="000D0C0A">
        <w:t xml:space="preserve"> </w:t>
      </w:r>
      <w:r w:rsidR="0001698E" w:rsidRPr="000D0C0A">
        <w:t xml:space="preserve">B. </w:t>
      </w:r>
      <w:r w:rsidRPr="000D0C0A">
        <w:rPr>
          <w:szCs w:val="24"/>
        </w:rPr>
        <w:t>Demultiplexing and Chunking).</w:t>
      </w:r>
    </w:p>
    <w:p w14:paraId="62609707" w14:textId="77777777" w:rsidR="008D5298" w:rsidRDefault="008D5298" w:rsidP="00580BE4">
      <w:pPr>
        <w:pStyle w:val="Heading1"/>
      </w:pPr>
      <w:r>
        <w:br w:type="page"/>
      </w:r>
    </w:p>
    <w:p w14:paraId="1EBC2469" w14:textId="4C8340FA" w:rsidR="002412C5" w:rsidRPr="000D0C0A" w:rsidRDefault="000A771E" w:rsidP="00580BE4">
      <w:pPr>
        <w:pStyle w:val="Heading1"/>
      </w:pPr>
      <w:r w:rsidRPr="000D0C0A">
        <w:lastRenderedPageBreak/>
        <w:t>Solution</w:t>
      </w:r>
    </w:p>
    <w:p w14:paraId="32CD941B" w14:textId="4DC761F6" w:rsidR="00192E52" w:rsidRPr="000D0C0A" w:rsidRDefault="00625B3A" w:rsidP="00742EC2">
      <w:pPr>
        <w:ind w:firstLine="0"/>
      </w:pPr>
      <w:r w:rsidRPr="000D0C0A">
        <w:t xml:space="preserve">Our solution for transcoding video and audio using </w:t>
      </w:r>
      <w:r w:rsidRPr="00E706E3">
        <w:rPr>
          <w:i/>
        </w:rPr>
        <w:t>MapReduce</w:t>
      </w:r>
      <w:r w:rsidRPr="000D0C0A">
        <w:t xml:space="preserve"> is presented in this section. To begin, an overview of the design of the solution is given and how this fits conceptually with the </w:t>
      </w:r>
      <w:r w:rsidRPr="007157F8">
        <w:rPr>
          <w:i/>
        </w:rPr>
        <w:t>MapReduce</w:t>
      </w:r>
      <w:r w:rsidRPr="000D0C0A">
        <w:t xml:space="preserve"> paradigm. We then describe the process of </w:t>
      </w:r>
      <w:r w:rsidR="00222809">
        <w:t>splitting</w:t>
      </w:r>
      <w:r w:rsidRPr="000D0C0A">
        <w:t xml:space="preserve"> the input data for parallel processing, and detail several issues that need </w:t>
      </w:r>
      <w:r w:rsidR="00E357FA">
        <w:t xml:space="preserve">to be </w:t>
      </w:r>
      <w:r w:rsidRPr="000D0C0A">
        <w:t>address</w:t>
      </w:r>
      <w:r w:rsidR="00AB5BFB" w:rsidRPr="000D0C0A">
        <w:t>ed</w:t>
      </w:r>
      <w:r w:rsidRPr="000D0C0A">
        <w:t xml:space="preserve"> to make this process robust. F</w:t>
      </w:r>
      <w:r w:rsidR="007C2447" w:rsidRPr="000D0C0A">
        <w:t xml:space="preserve">inally, </w:t>
      </w:r>
      <w:r w:rsidRPr="000D0C0A">
        <w:t xml:space="preserve">we present the architecture for running a </w:t>
      </w:r>
      <w:r w:rsidRPr="007157F8">
        <w:rPr>
          <w:i/>
        </w:rPr>
        <w:t>MapReduce</w:t>
      </w:r>
      <w:r w:rsidRPr="000D0C0A">
        <w:t xml:space="preserve"> cluster in ‘The Cloud’ using Amazon Web Ser</w:t>
      </w:r>
      <w:r w:rsidR="007C2447" w:rsidRPr="000D0C0A">
        <w:t>vices, and describe its workflow.</w:t>
      </w:r>
    </w:p>
    <w:p w14:paraId="13B79FFC" w14:textId="77777777" w:rsidR="005D4B11" w:rsidRDefault="005D4B11" w:rsidP="00F47FF7">
      <w:pPr>
        <w:pStyle w:val="Heading2"/>
      </w:pPr>
      <w:r w:rsidRPr="000D0C0A">
        <w:t>High-level MapReduce Process</w:t>
      </w:r>
    </w:p>
    <w:p w14:paraId="28A6F251" w14:textId="069DFAB0" w:rsidR="00397F8C" w:rsidRDefault="005642B5" w:rsidP="00742EC2">
      <w:pPr>
        <w:ind w:firstLine="0"/>
      </w:pPr>
      <w:r w:rsidRPr="000D0C0A">
        <w:t>Figure 4</w:t>
      </w:r>
      <w:r w:rsidR="005D4B11" w:rsidRPr="000D0C0A">
        <w:t xml:space="preserve"> describes </w:t>
      </w:r>
      <w:r w:rsidR="00410B15">
        <w:t>our</w:t>
      </w:r>
      <w:r w:rsidR="00410B15" w:rsidRPr="000D0C0A">
        <w:t xml:space="preserve"> </w:t>
      </w:r>
      <w:r w:rsidR="005D4B11" w:rsidRPr="000D0C0A">
        <w:t xml:space="preserve">overall video transcoding process conceptually in the context of </w:t>
      </w:r>
      <w:r w:rsidR="005D4B11" w:rsidRPr="00EF0482">
        <w:rPr>
          <w:i/>
        </w:rPr>
        <w:t>MapReduce</w:t>
      </w:r>
      <w:r w:rsidR="005D4B11" w:rsidRPr="000D0C0A">
        <w:t xml:space="preserve">. The </w:t>
      </w:r>
      <w:r w:rsidR="005D4B11" w:rsidRPr="000D0C0A">
        <w:rPr>
          <w:i/>
        </w:rPr>
        <w:t xml:space="preserve">Transcode and </w:t>
      </w:r>
      <w:proofErr w:type="spellStart"/>
      <w:r w:rsidR="005D4B11" w:rsidRPr="000D0C0A">
        <w:rPr>
          <w:i/>
        </w:rPr>
        <w:t>Remux</w:t>
      </w:r>
      <w:proofErr w:type="spellEnd"/>
      <w:r w:rsidR="005D4B11" w:rsidRPr="000D0C0A">
        <w:t xml:space="preserve"> section is a </w:t>
      </w:r>
      <w:r w:rsidR="005D4B11" w:rsidRPr="00EF0482">
        <w:rPr>
          <w:i/>
        </w:rPr>
        <w:t>MapReduce</w:t>
      </w:r>
      <w:r w:rsidR="005D4B11" w:rsidRPr="000D0C0A">
        <w:t xml:space="preserve"> program, and the </w:t>
      </w:r>
      <w:r w:rsidR="005D4B11" w:rsidRPr="000D0C0A">
        <w:rPr>
          <w:i/>
        </w:rPr>
        <w:t>Demux</w:t>
      </w:r>
      <w:r w:rsidR="005D4B11" w:rsidRPr="000D0C0A">
        <w:t xml:space="preserve"> and </w:t>
      </w:r>
      <w:r w:rsidR="005D4B11" w:rsidRPr="000D0C0A">
        <w:rPr>
          <w:i/>
        </w:rPr>
        <w:t xml:space="preserve">Merge </w:t>
      </w:r>
      <w:r w:rsidR="005D4B11" w:rsidRPr="000D0C0A">
        <w:t>sections are single mach</w:t>
      </w:r>
      <w:r w:rsidR="00F94A48" w:rsidRPr="000D0C0A">
        <w:t>ine tasks that are executed as</w:t>
      </w:r>
      <w:r w:rsidR="005D4B11" w:rsidRPr="000D0C0A">
        <w:t xml:space="preserve"> pre</w:t>
      </w:r>
      <w:r w:rsidR="003B7416">
        <w:t>- and post-</w:t>
      </w:r>
      <w:r w:rsidR="005D4B11" w:rsidRPr="000D0C0A">
        <w:t>processing operation</w:t>
      </w:r>
      <w:r w:rsidR="00F94A48" w:rsidRPr="000D0C0A">
        <w:t>s</w:t>
      </w:r>
      <w:r w:rsidR="005D4B11" w:rsidRPr="000D0C0A">
        <w:t xml:space="preserve">. </w:t>
      </w:r>
    </w:p>
    <w:p w14:paraId="27AAD1B0" w14:textId="032EBEE7" w:rsidR="00397F8C" w:rsidRPr="000D0C0A" w:rsidRDefault="00FF5336" w:rsidP="00397F8C">
      <w:pPr>
        <w:pStyle w:val="ListParagraph"/>
        <w:numPr>
          <w:ilvl w:val="0"/>
          <w:numId w:val="18"/>
        </w:numPr>
      </w:pPr>
      <w:r>
        <w:rPr>
          <w:b/>
          <w:noProof/>
          <w:lang w:val="en-US" w:eastAsia="en-US"/>
        </w:rPr>
        <mc:AlternateContent>
          <mc:Choice Requires="wpg">
            <w:drawing>
              <wp:anchor distT="0" distB="0" distL="114300" distR="114300" simplePos="0" relativeHeight="251681792" behindDoc="0" locked="0" layoutInCell="1" allowOverlap="1" wp14:anchorId="335E573F" wp14:editId="0D869D33">
                <wp:simplePos x="0" y="0"/>
                <wp:positionH relativeFrom="column">
                  <wp:posOffset>-95250</wp:posOffset>
                </wp:positionH>
                <wp:positionV relativeFrom="paragraph">
                  <wp:posOffset>38100</wp:posOffset>
                </wp:positionV>
                <wp:extent cx="5789295" cy="4070350"/>
                <wp:effectExtent l="0" t="0" r="1905" b="0"/>
                <wp:wrapSquare wrapText="bothSides"/>
                <wp:docPr id="14" name="Group 14"/>
                <wp:cNvGraphicFramePr/>
                <a:graphic xmlns:a="http://schemas.openxmlformats.org/drawingml/2006/main">
                  <a:graphicData uri="http://schemas.microsoft.com/office/word/2010/wordprocessingGroup">
                    <wpg:wgp>
                      <wpg:cNvGrpSpPr/>
                      <wpg:grpSpPr>
                        <a:xfrm>
                          <a:off x="0" y="0"/>
                          <a:ext cx="5789295" cy="4070350"/>
                          <a:chOff x="0" y="0"/>
                          <a:chExt cx="5427345" cy="3870325"/>
                        </a:xfrm>
                      </wpg:grpSpPr>
                      <pic:pic xmlns:pic="http://schemas.openxmlformats.org/drawingml/2006/picture">
                        <pic:nvPicPr>
                          <pic:cNvPr id="7" name="Picture 7" descr="HDD:Users:tom:Desktop:image.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96520" y="0"/>
                            <a:ext cx="5330825" cy="3724275"/>
                          </a:xfrm>
                          <a:prstGeom prst="rect">
                            <a:avLst/>
                          </a:prstGeom>
                          <a:noFill/>
                          <a:ln>
                            <a:noFill/>
                          </a:ln>
                        </pic:spPr>
                      </pic:pic>
                      <wps:wsp>
                        <wps:cNvPr id="2" name="Text Box 2"/>
                        <wps:cNvSpPr txBox="1"/>
                        <wps:spPr>
                          <a:xfrm>
                            <a:off x="0" y="3635375"/>
                            <a:ext cx="5403850" cy="23495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0F97C1" w14:textId="77777777" w:rsidR="00766A8B" w:rsidRPr="000D0C0A" w:rsidRDefault="00766A8B" w:rsidP="00FF5336">
                              <w:pPr>
                                <w:jc w:val="center"/>
                                <w:rPr>
                                  <w:sz w:val="20"/>
                                </w:rPr>
                              </w:pPr>
                              <w:r w:rsidRPr="000D0C0A">
                                <w:rPr>
                                  <w:b/>
                                  <w:sz w:val="20"/>
                                </w:rPr>
                                <w:t xml:space="preserve">Figure 4. </w:t>
                              </w:r>
                              <w:proofErr w:type="gramStart"/>
                              <w:r w:rsidRPr="000D0C0A">
                                <w:rPr>
                                  <w:sz w:val="20"/>
                                </w:rPr>
                                <w:t>Co</w:t>
                              </w:r>
                              <w:r>
                                <w:rPr>
                                  <w:sz w:val="20"/>
                                </w:rPr>
                                <w:t xml:space="preserve">nceptual overview diagram of our </w:t>
                              </w:r>
                              <w:r w:rsidRPr="00281948">
                                <w:rPr>
                                  <w:i/>
                                  <w:sz w:val="20"/>
                                </w:rPr>
                                <w:t>MapReduce</w:t>
                              </w:r>
                              <w:r w:rsidRPr="000D0C0A">
                                <w:rPr>
                                  <w:sz w:val="20"/>
                                </w:rPr>
                                <w:t xml:space="preserve"> program for transcoding.</w:t>
                              </w:r>
                              <w:proofErr w:type="gramEnd"/>
                              <w:r w:rsidRPr="000D0C0A">
                                <w:rPr>
                                  <w:sz w:val="20"/>
                                </w:rPr>
                                <w:t xml:space="preserve"> </w:t>
                              </w:r>
                            </w:p>
                            <w:p w14:paraId="639D5B0D" w14:textId="77777777" w:rsidR="00766A8B" w:rsidRDefault="00766A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4" o:spid="_x0000_s1031" style="position:absolute;left:0;text-align:left;margin-left:-7.45pt;margin-top:3pt;width:455.85pt;height:320.5pt;z-index:251681792;mso-width-relative:margin;mso-height-relative:margin" coordsize="5427345,387032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">
                <v:shape id="Picture 7" o:spid="_x0000_s1032" type="#_x0000_t75" alt="HDD:Users:tom:Desktop:image.png" style="position:absolute;left:96520;width:5330825;height:37242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f8&#10;+3PBAAAA2gAAAA8AAABkcnMvZG93bnJldi54bWxEj0GLwjAUhO+C/yE8wZumCq5SjSKiKIgs1r3s&#10;7dm8bco2L6WJWv/9RljwOMzMN8xi1dpK3KnxpWMFo2ECgjh3uuRCwddlN5iB8AFZY+WYFDzJw2rZ&#10;7Sww1e7BZ7pnoRARwj5FBSaEOpXS54Ys+qGriaP34xqLIcqmkLrBR4TbSo6T5ENaLDkuGKxpYyj/&#10;zW5WwSS/Tmz4tMfp3pxw67E+P/ffSvV77XoOIlAb3uH/9kErmMLrSrwBcvkH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f8+3PBAAAA2gAAAA8AAAAAAAAAAAAAAAAAnAIAAGRy&#10;cy9kb3ducmV2LnhtbFBLBQYAAAAABAAEAPcAAACKAwAAAAA=&#10;">
                  <v:imagedata r:id="rId14" o:title="image.png"/>
                  <v:path arrowok="t"/>
                </v:shape>
                <v:shape id="Text Box 2" o:spid="_x0000_s1033" type="#_x0000_t202" style="position:absolute;top:3635375;width:5403850;height:2349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k60owQAA&#10;ANoAAAAPAAAAZHJzL2Rvd25yZXYueG1sRI9Pi8IwFMTvgt8hPMGbJoqKW40iuwieFP/swt4ezbMt&#10;Ni+libZ+e7Ow4HGYmd8wy3VrS/Gg2heONYyGCgRx6kzBmYbLeTuYg/AB2WDpmDQ8ycN61e0sMTGu&#10;4SM9TiETEcI+QQ15CFUipU9zsuiHriKO3tXVFkOUdSZNjU2E21KOlZpJiwXHhRwr+swpvZ3uVsP3&#10;/vr7M1GH7MtOq8a1SrL9kFr3e+1mASJQG97h//bOaBjD35V4A+Tq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pOtKMEAAADaAAAADwAAAAAAAAAAAAAAAACXAgAAZHJzL2Rvd25y&#10;ZXYueG1sUEsFBgAAAAAEAAQA9QAAAIUDAAAAAA==&#10;" filled="f" stroked="f">
                  <v:textbox>
                    <w:txbxContent>
                      <w:p w14:paraId="6C0F97C1" w14:textId="77777777" w:rsidR="00766A8B" w:rsidRPr="000D0C0A" w:rsidRDefault="00766A8B" w:rsidP="00FF5336">
                        <w:pPr>
                          <w:jc w:val="center"/>
                          <w:rPr>
                            <w:sz w:val="20"/>
                          </w:rPr>
                        </w:pPr>
                        <w:r w:rsidRPr="000D0C0A">
                          <w:rPr>
                            <w:b/>
                            <w:sz w:val="20"/>
                          </w:rPr>
                          <w:t xml:space="preserve">Figure 4. </w:t>
                        </w:r>
                        <w:proofErr w:type="gramStart"/>
                        <w:r w:rsidRPr="000D0C0A">
                          <w:rPr>
                            <w:sz w:val="20"/>
                          </w:rPr>
                          <w:t>Co</w:t>
                        </w:r>
                        <w:r>
                          <w:rPr>
                            <w:sz w:val="20"/>
                          </w:rPr>
                          <w:t xml:space="preserve">nceptual overview diagram of our </w:t>
                        </w:r>
                        <w:r w:rsidRPr="00281948">
                          <w:rPr>
                            <w:i/>
                            <w:sz w:val="20"/>
                          </w:rPr>
                          <w:t>MapReduce</w:t>
                        </w:r>
                        <w:r w:rsidRPr="000D0C0A">
                          <w:rPr>
                            <w:sz w:val="20"/>
                          </w:rPr>
                          <w:t xml:space="preserve"> program for transcoding.</w:t>
                        </w:r>
                        <w:proofErr w:type="gramEnd"/>
                        <w:r w:rsidRPr="000D0C0A">
                          <w:rPr>
                            <w:sz w:val="20"/>
                          </w:rPr>
                          <w:t xml:space="preserve"> </w:t>
                        </w:r>
                      </w:p>
                      <w:p w14:paraId="639D5B0D" w14:textId="77777777" w:rsidR="00766A8B" w:rsidRDefault="00766A8B"/>
                    </w:txbxContent>
                  </v:textbox>
                </v:shape>
                <w10:wrap type="square"/>
              </v:group>
            </w:pict>
          </mc:Fallback>
        </mc:AlternateContent>
      </w:r>
      <w:r w:rsidR="00397F8C" w:rsidRPr="000D0C0A">
        <w:rPr>
          <w:b/>
        </w:rPr>
        <w:t xml:space="preserve">Demux: </w:t>
      </w:r>
      <w:r w:rsidR="00397F8C" w:rsidRPr="000D0C0A">
        <w:t xml:space="preserve">The input file is broken down into chunks of data, per stream, ready for the </w:t>
      </w:r>
      <w:r w:rsidR="00397F8C" w:rsidRPr="003B7416">
        <w:rPr>
          <w:i/>
        </w:rPr>
        <w:t>MapReduce</w:t>
      </w:r>
      <w:r w:rsidR="00397F8C" w:rsidRPr="000D0C0A">
        <w:t xml:space="preserve"> operation. This process is called the </w:t>
      </w:r>
      <w:r w:rsidR="00397F8C" w:rsidRPr="000D0C0A">
        <w:rPr>
          <w:i/>
        </w:rPr>
        <w:t>Demux</w:t>
      </w:r>
      <w:r w:rsidR="00397F8C" w:rsidRPr="000D0C0A">
        <w:t xml:space="preserve"> phase. </w:t>
      </w:r>
    </w:p>
    <w:p w14:paraId="5F3B129F" w14:textId="4408E224" w:rsidR="00397F8C" w:rsidRPr="000D0C0A" w:rsidRDefault="00397F8C" w:rsidP="00397F8C">
      <w:pPr>
        <w:pStyle w:val="ListParagraph"/>
        <w:numPr>
          <w:ilvl w:val="0"/>
          <w:numId w:val="18"/>
        </w:numPr>
      </w:pPr>
      <w:r w:rsidRPr="000D0C0A">
        <w:rPr>
          <w:b/>
        </w:rPr>
        <w:t xml:space="preserve">Transcode: </w:t>
      </w:r>
      <w:r w:rsidRPr="000D0C0A">
        <w:t xml:space="preserve">Each of these chunks is then assigned an available </w:t>
      </w:r>
      <w:r w:rsidRPr="000D0C0A">
        <w:rPr>
          <w:i/>
        </w:rPr>
        <w:t>Mapper</w:t>
      </w:r>
      <w:r w:rsidRPr="000D0C0A">
        <w:t xml:space="preserve">, which is where the actual conversion takes place, converting the chunk of data into the new format as desired. </w:t>
      </w:r>
    </w:p>
    <w:p w14:paraId="784634C0" w14:textId="060EF371" w:rsidR="00397F8C" w:rsidRPr="000D0C0A" w:rsidRDefault="00397F8C" w:rsidP="00397F8C">
      <w:pPr>
        <w:pStyle w:val="ListParagraph"/>
        <w:numPr>
          <w:ilvl w:val="0"/>
          <w:numId w:val="18"/>
        </w:numPr>
      </w:pPr>
      <w:proofErr w:type="spellStart"/>
      <w:r w:rsidRPr="000D0C0A">
        <w:rPr>
          <w:b/>
        </w:rPr>
        <w:t>Remux</w:t>
      </w:r>
      <w:proofErr w:type="spellEnd"/>
      <w:r w:rsidRPr="000D0C0A">
        <w:rPr>
          <w:b/>
        </w:rPr>
        <w:t xml:space="preserve">: </w:t>
      </w:r>
      <w:r w:rsidRPr="000D0C0A">
        <w:t xml:space="preserve">These output chunks are then grouped and partitioned according to the number of available </w:t>
      </w:r>
      <w:r w:rsidRPr="000D0C0A">
        <w:rPr>
          <w:i/>
        </w:rPr>
        <w:t>Reducers</w:t>
      </w:r>
      <w:r w:rsidRPr="000D0C0A">
        <w:t>. The grouping is based on the key that was associated with the output from the mapper</w:t>
      </w:r>
      <w:r w:rsidR="007042C7">
        <w:t>. This key is the timestamp of the chunk for</w:t>
      </w:r>
      <w:r w:rsidR="00C6158E">
        <w:t xml:space="preserve"> a given </w:t>
      </w:r>
      <w:r w:rsidR="007042C7">
        <w:t>stream.</w:t>
      </w:r>
      <w:r w:rsidR="00C6158E">
        <w:t xml:space="preserve"> </w:t>
      </w:r>
      <w:r w:rsidRPr="000D0C0A">
        <w:t xml:space="preserve">This means that the grouped input to the </w:t>
      </w:r>
      <w:r w:rsidRPr="000C34B7">
        <w:rPr>
          <w:i/>
        </w:rPr>
        <w:t>reducer</w:t>
      </w:r>
      <w:r w:rsidRPr="000D0C0A">
        <w:t xml:space="preserve"> can then be used to perform the reverse of the </w:t>
      </w:r>
      <w:r w:rsidRPr="000D0C0A">
        <w:rPr>
          <w:i/>
        </w:rPr>
        <w:t>Demux</w:t>
      </w:r>
      <w:r w:rsidRPr="000D0C0A">
        <w:rPr>
          <w:b/>
          <w:i/>
        </w:rPr>
        <w:t xml:space="preserve"> </w:t>
      </w:r>
      <w:r w:rsidRPr="000D0C0A">
        <w:t xml:space="preserve">phase, interleaving </w:t>
      </w:r>
      <w:r w:rsidR="00ED43E5">
        <w:t xml:space="preserve">each of the </w:t>
      </w:r>
      <w:r w:rsidRPr="000D0C0A">
        <w:t xml:space="preserve">streams </w:t>
      </w:r>
      <w:r w:rsidR="00ED43E5">
        <w:t xml:space="preserve">for a particular timestamp </w:t>
      </w:r>
      <w:r w:rsidRPr="000D0C0A">
        <w:t xml:space="preserve">into a given output container. Because several of these </w:t>
      </w:r>
      <w:r w:rsidRPr="000C34B7">
        <w:rPr>
          <w:i/>
        </w:rPr>
        <w:t>reducers</w:t>
      </w:r>
      <w:r w:rsidRPr="000D0C0A">
        <w:t xml:space="preserve"> are run, the output is in segments, equal to the number of </w:t>
      </w:r>
      <w:r w:rsidRPr="000C34B7">
        <w:rPr>
          <w:i/>
        </w:rPr>
        <w:t>reducers</w:t>
      </w:r>
      <w:r w:rsidRPr="000D0C0A">
        <w:t xml:space="preserve">. </w:t>
      </w:r>
    </w:p>
    <w:p w14:paraId="3B752EF1" w14:textId="3FEDDC9C" w:rsidR="00397F8C" w:rsidRPr="000D0C0A" w:rsidRDefault="00397F8C" w:rsidP="005D4B11">
      <w:pPr>
        <w:pStyle w:val="ListParagraph"/>
        <w:numPr>
          <w:ilvl w:val="0"/>
          <w:numId w:val="18"/>
        </w:numPr>
      </w:pPr>
      <w:r w:rsidRPr="000D0C0A">
        <w:rPr>
          <w:b/>
        </w:rPr>
        <w:t>Merge:</w:t>
      </w:r>
      <w:r w:rsidRPr="000D0C0A">
        <w:t xml:space="preserve"> The final phase of the overall transcode is to copy the output to its final destination, merging these segments as the copy operation takes place.</w:t>
      </w:r>
    </w:p>
    <w:p w14:paraId="4666B167" w14:textId="77777777" w:rsidR="006F76CD" w:rsidRPr="000D0C0A" w:rsidRDefault="006F76CD" w:rsidP="006F76CD">
      <w:pPr>
        <w:jc w:val="center"/>
        <w:rPr>
          <w:sz w:val="8"/>
        </w:rPr>
      </w:pPr>
    </w:p>
    <w:p w14:paraId="6CB09821" w14:textId="77777777" w:rsidR="008A402F" w:rsidRPr="000D0C0A" w:rsidRDefault="00DD7F7A" w:rsidP="00F47FF7">
      <w:pPr>
        <w:pStyle w:val="Heading2"/>
      </w:pPr>
      <w:r w:rsidRPr="000D0C0A">
        <w:lastRenderedPageBreak/>
        <w:t>Demultiplexing and Chunking</w:t>
      </w:r>
      <w:r w:rsidR="00F62103" w:rsidRPr="000D0C0A">
        <w:t xml:space="preserve"> </w:t>
      </w:r>
    </w:p>
    <w:p w14:paraId="4DC9106A" w14:textId="77777777" w:rsidR="00215130" w:rsidRPr="000D0C0A" w:rsidRDefault="00215130" w:rsidP="00215130">
      <w:pPr>
        <w:pStyle w:val="Heading3"/>
      </w:pPr>
      <w:r w:rsidRPr="000D0C0A">
        <w:t>Atomic Processing Units</w:t>
      </w:r>
    </w:p>
    <w:p w14:paraId="35879809" w14:textId="27BDE32D" w:rsidR="00CB2AB6" w:rsidRPr="000D0C0A" w:rsidRDefault="008A402F" w:rsidP="00742EC2">
      <w:pPr>
        <w:ind w:firstLine="0"/>
      </w:pPr>
      <w:r w:rsidRPr="000D0C0A">
        <w:t>At the core</w:t>
      </w:r>
      <w:r w:rsidR="00CB2AB6" w:rsidRPr="000D0C0A">
        <w:t xml:space="preserve"> of any distributed processing</w:t>
      </w:r>
      <w:r w:rsidRPr="000D0C0A">
        <w:t xml:space="preserve"> is the method by which the input is separated into Atomic Processing Units</w:t>
      </w:r>
      <w:r w:rsidR="00205A09" w:rsidRPr="000D0C0A">
        <w:t xml:space="preserve"> (AP</w:t>
      </w:r>
      <w:r w:rsidR="00F32293" w:rsidRPr="000D0C0A">
        <w:t>Us). We call this process</w:t>
      </w:r>
      <w:r w:rsidR="00FC2287" w:rsidRPr="000D0C0A">
        <w:t xml:space="preserve"> the</w:t>
      </w:r>
      <w:r w:rsidR="00D01927">
        <w:t xml:space="preserve"> </w:t>
      </w:r>
      <w:r w:rsidR="00F32293" w:rsidRPr="00D01927">
        <w:rPr>
          <w:i/>
        </w:rPr>
        <w:t>D</w:t>
      </w:r>
      <w:r w:rsidR="00D01927" w:rsidRPr="00D01927">
        <w:rPr>
          <w:i/>
        </w:rPr>
        <w:t>emux</w:t>
      </w:r>
      <w:r w:rsidR="00936D31" w:rsidRPr="000D0C0A">
        <w:t xml:space="preserve"> (short for De-multiplexing)</w:t>
      </w:r>
      <w:r w:rsidR="00D41C8E" w:rsidRPr="000D0C0A">
        <w:t xml:space="preserve">, and it </w:t>
      </w:r>
      <w:r w:rsidR="00C97BE3">
        <w:t>is</w:t>
      </w:r>
      <w:r w:rsidR="00D41C8E" w:rsidRPr="000D0C0A">
        <w:t xml:space="preserve"> the first phase of the process of transcoding a video file.</w:t>
      </w:r>
      <w:r w:rsidR="00F32293" w:rsidRPr="000D0C0A">
        <w:t xml:space="preserve"> </w:t>
      </w:r>
      <w:r w:rsidR="00126040" w:rsidRPr="000D0C0A">
        <w:t>This process separates</w:t>
      </w:r>
      <w:r w:rsidR="00D41C8E" w:rsidRPr="000D0C0A">
        <w:t xml:space="preserve"> input file into its constituent streams</w:t>
      </w:r>
      <w:r w:rsidR="00126040" w:rsidRPr="000D0C0A">
        <w:t xml:space="preserve"> of audio and video</w:t>
      </w:r>
      <w:r w:rsidR="00D41C8E" w:rsidRPr="000D0C0A">
        <w:t xml:space="preserve">, and into </w:t>
      </w:r>
      <w:r w:rsidR="005344ED" w:rsidRPr="000D0C0A">
        <w:t>APU</w:t>
      </w:r>
      <w:r w:rsidR="00126040" w:rsidRPr="000D0C0A">
        <w:t>s</w:t>
      </w:r>
      <w:r w:rsidR="00D41C8E" w:rsidRPr="000D0C0A">
        <w:t xml:space="preserve"> that can be processed separately by the </w:t>
      </w:r>
      <w:r w:rsidR="00D41C8E" w:rsidRPr="0023744B">
        <w:rPr>
          <w:i/>
        </w:rPr>
        <w:t>mappers</w:t>
      </w:r>
      <w:r w:rsidR="00D41C8E" w:rsidRPr="000D0C0A">
        <w:t xml:space="preserve">. This phase of the process also has to determine several pieces of information in advance that are stored with </w:t>
      </w:r>
      <w:r w:rsidR="00B36BB7" w:rsidRPr="000D0C0A">
        <w:t xml:space="preserve">the </w:t>
      </w:r>
      <w:r w:rsidR="00205A09" w:rsidRPr="000D0C0A">
        <w:t>APU</w:t>
      </w:r>
      <w:r w:rsidR="00D41C8E" w:rsidRPr="000D0C0A">
        <w:t xml:space="preserve"> so that it has all of the information it needs when a </w:t>
      </w:r>
      <w:r w:rsidR="005175CC" w:rsidRPr="000D0C0A">
        <w:rPr>
          <w:i/>
        </w:rPr>
        <w:t>M</w:t>
      </w:r>
      <w:r w:rsidR="00D41C8E" w:rsidRPr="000D0C0A">
        <w:rPr>
          <w:i/>
        </w:rPr>
        <w:t>apper</w:t>
      </w:r>
      <w:r w:rsidR="00D41C8E" w:rsidRPr="000D0C0A">
        <w:t xml:space="preserve"> is processing it. Once the </w:t>
      </w:r>
      <w:r w:rsidR="00205A09" w:rsidRPr="000D0C0A">
        <w:t>APU</w:t>
      </w:r>
      <w:r w:rsidR="00126040" w:rsidRPr="000D0C0A">
        <w:t>s</w:t>
      </w:r>
      <w:r w:rsidR="00D41C8E" w:rsidRPr="000D0C0A">
        <w:t xml:space="preserve"> are defined and sent to a </w:t>
      </w:r>
      <w:r w:rsidR="009D000A" w:rsidRPr="000D0C0A">
        <w:rPr>
          <w:i/>
        </w:rPr>
        <w:t>M</w:t>
      </w:r>
      <w:r w:rsidR="00D41C8E" w:rsidRPr="000D0C0A">
        <w:rPr>
          <w:i/>
        </w:rPr>
        <w:t xml:space="preserve">apper </w:t>
      </w:r>
      <w:r w:rsidR="00D41C8E" w:rsidRPr="000D0C0A">
        <w:t>there is no way for them to</w:t>
      </w:r>
      <w:r w:rsidR="006F76CD" w:rsidRPr="000D0C0A">
        <w:t xml:space="preserve"> get any additional information.</w:t>
      </w:r>
    </w:p>
    <w:p w14:paraId="2DE06FD5" w14:textId="7DCD5BC9" w:rsidR="00C36053" w:rsidRPr="000D0C0A" w:rsidRDefault="00FC2287" w:rsidP="006F76CD">
      <w:r w:rsidRPr="000D0C0A">
        <w:t>A</w:t>
      </w:r>
      <w:r w:rsidR="00D41C8E" w:rsidRPr="000D0C0A">
        <w:t xml:space="preserve"> </w:t>
      </w:r>
      <w:r w:rsidR="00403CC7" w:rsidRPr="000D0C0A">
        <w:t>‘</w:t>
      </w:r>
      <w:r w:rsidR="00D41C8E" w:rsidRPr="000D0C0A">
        <w:t>chunk</w:t>
      </w:r>
      <w:r w:rsidR="00403CC7" w:rsidRPr="000D0C0A">
        <w:t>’</w:t>
      </w:r>
      <w:r w:rsidR="00D41C8E" w:rsidRPr="000D0C0A">
        <w:t xml:space="preserve"> </w:t>
      </w:r>
      <w:r w:rsidR="00126040" w:rsidRPr="000D0C0A">
        <w:t xml:space="preserve">target </w:t>
      </w:r>
      <w:r w:rsidR="00D41C8E" w:rsidRPr="000D0C0A">
        <w:t xml:space="preserve">size is defined that is used to decide when an attempt to split the </w:t>
      </w:r>
      <w:r w:rsidR="00D15281" w:rsidRPr="000D0C0A">
        <w:t xml:space="preserve">input </w:t>
      </w:r>
      <w:r w:rsidR="00D41C8E" w:rsidRPr="000D0C0A">
        <w:t xml:space="preserve">data should occur. </w:t>
      </w:r>
      <w:r w:rsidR="006D06E9" w:rsidRPr="000D0C0A">
        <w:rPr>
          <w:lang w:eastAsia="en-US"/>
        </w:rPr>
        <w:t xml:space="preserve">This </w:t>
      </w:r>
      <w:r w:rsidR="006D06E9" w:rsidRPr="000D0C0A">
        <w:t>target size</w:t>
      </w:r>
      <w:r w:rsidR="006D06E9" w:rsidRPr="000D0C0A">
        <w:rPr>
          <w:lang w:eastAsia="en-US"/>
        </w:rPr>
        <w:t xml:space="preserve"> needs to provide a balance between </w:t>
      </w:r>
      <w:r w:rsidR="00CE62A0">
        <w:rPr>
          <w:lang w:eastAsia="en-US"/>
        </w:rPr>
        <w:t xml:space="preserve">output visual quality </w:t>
      </w:r>
      <w:r w:rsidR="006D06E9" w:rsidRPr="000D0C0A">
        <w:rPr>
          <w:lang w:eastAsia="en-US"/>
        </w:rPr>
        <w:t xml:space="preserve">and scalability. Having small processing units </w:t>
      </w:r>
      <w:r w:rsidR="006D06E9">
        <w:rPr>
          <w:lang w:eastAsia="en-US"/>
        </w:rPr>
        <w:t>can improve</w:t>
      </w:r>
      <w:r w:rsidR="006D06E9" w:rsidRPr="000D0C0A">
        <w:rPr>
          <w:lang w:eastAsia="en-US"/>
        </w:rPr>
        <w:t xml:space="preserve"> scalability across a cluster</w:t>
      </w:r>
      <w:r w:rsidR="006D06E9">
        <w:rPr>
          <w:lang w:eastAsia="en-US"/>
        </w:rPr>
        <w:t xml:space="preserve"> in some circumstances</w:t>
      </w:r>
      <w:r w:rsidR="006D06E9" w:rsidRPr="000D0C0A">
        <w:rPr>
          <w:lang w:eastAsia="en-US"/>
        </w:rPr>
        <w:t xml:space="preserve">, but reduces the amount of context the encoder has to maximise compression and visual quality. </w:t>
      </w:r>
      <w:r w:rsidR="00D41C8E" w:rsidRPr="000D0C0A">
        <w:t xml:space="preserve">This size is specified in bytes, so as to give each </w:t>
      </w:r>
      <w:r w:rsidR="001859F7" w:rsidRPr="007F4238">
        <w:rPr>
          <w:i/>
        </w:rPr>
        <w:t>M</w:t>
      </w:r>
      <w:r w:rsidR="00D41C8E" w:rsidRPr="007F4238">
        <w:rPr>
          <w:i/>
        </w:rPr>
        <w:t>apper</w:t>
      </w:r>
      <w:r w:rsidR="00D41C8E" w:rsidRPr="000D0C0A">
        <w:t xml:space="preserve"> a similar amount of work (be it audio or video). It is preferable to keep the work for each </w:t>
      </w:r>
      <w:r w:rsidR="007F4238" w:rsidRPr="007F6F7B">
        <w:rPr>
          <w:i/>
        </w:rPr>
        <w:t>M</w:t>
      </w:r>
      <w:r w:rsidR="00D41C8E" w:rsidRPr="007F6F7B">
        <w:rPr>
          <w:i/>
        </w:rPr>
        <w:t>apper</w:t>
      </w:r>
      <w:r w:rsidR="00D41C8E" w:rsidRPr="000D0C0A">
        <w:t xml:space="preserve"> similar, because if any of the </w:t>
      </w:r>
      <w:r w:rsidR="00D41C8E" w:rsidRPr="003E6895">
        <w:rPr>
          <w:i/>
        </w:rPr>
        <w:t>mappers</w:t>
      </w:r>
      <w:r w:rsidR="00D41C8E" w:rsidRPr="000D0C0A">
        <w:t xml:space="preserve"> take a longer amount of time than another, the performance of the system will be reduced. The input is only ever split on specific boundaries </w:t>
      </w:r>
      <w:r w:rsidR="00E50F94">
        <w:t xml:space="preserve">which we </w:t>
      </w:r>
      <w:r w:rsidR="00D41C8E" w:rsidRPr="000D0C0A">
        <w:t>call key-frames. In a video stream, these represe</w:t>
      </w:r>
      <w:r w:rsidR="00791429" w:rsidRPr="000D0C0A">
        <w:t>nt points in the video where an</w:t>
      </w:r>
      <w:r w:rsidR="00D41C8E" w:rsidRPr="000D0C0A">
        <w:t xml:space="preserve"> entire frame is defined that can stand alone, and does not depend on any other frames, and so we can split at</w:t>
      </w:r>
      <w:r w:rsidR="00C71FAB">
        <w:t xml:space="preserve"> this point without breaking </w:t>
      </w:r>
      <w:r w:rsidR="00D41C8E" w:rsidRPr="000D0C0A">
        <w:t>the structure of the file.</w:t>
      </w:r>
      <w:r w:rsidR="00E50F94">
        <w:t xml:space="preserve"> </w:t>
      </w:r>
      <w:r w:rsidR="001455F2">
        <w:t>Most input formats</w:t>
      </w:r>
      <w:r w:rsidR="00E50F94">
        <w:t xml:space="preserve"> call</w:t>
      </w:r>
      <w:r w:rsidR="001455F2">
        <w:t xml:space="preserve"> these key-frames</w:t>
      </w:r>
      <w:r w:rsidR="00E50F94">
        <w:t xml:space="preserve"> ‘Intra-frames’, but their </w:t>
      </w:r>
      <w:r w:rsidR="00E50F94" w:rsidRPr="00E50F94">
        <w:t>nomenclature</w:t>
      </w:r>
      <w:r w:rsidR="00E50F94">
        <w:t xml:space="preserve"> varies.</w:t>
      </w:r>
      <w:r w:rsidR="00D41C8E" w:rsidRPr="000D0C0A">
        <w:t xml:space="preserve"> In an audio stream we can split at any point, as the packets that we read out of the container are self contained.</w:t>
      </w:r>
    </w:p>
    <w:p w14:paraId="162EFAB3" w14:textId="4146FC76" w:rsidR="00C36053" w:rsidRPr="000D0C0A" w:rsidRDefault="00D41C8E" w:rsidP="006F76CD">
      <w:r w:rsidRPr="000D0C0A">
        <w:t xml:space="preserve">As new packets of data are read from the input file, they are stored in temporary buffers for each stream. When the size of the data in the buffer is greater than the </w:t>
      </w:r>
      <w:r w:rsidR="00C85F8A" w:rsidRPr="000D0C0A">
        <w:t>‘</w:t>
      </w:r>
      <w:r w:rsidRPr="000D0C0A">
        <w:t>chunk</w:t>
      </w:r>
      <w:r w:rsidR="00C85F8A" w:rsidRPr="000D0C0A">
        <w:t>’ target</w:t>
      </w:r>
      <w:r w:rsidRPr="000D0C0A">
        <w:t xml:space="preserve"> size that was defined, it is emptied </w:t>
      </w:r>
      <w:r w:rsidR="00ED4BE6">
        <w:t xml:space="preserve">to create a new chunk. When using video we empty the buffer </w:t>
      </w:r>
      <w:r w:rsidRPr="000D0C0A">
        <w:t xml:space="preserve">up until </w:t>
      </w:r>
      <w:r w:rsidR="000076A9" w:rsidRPr="000D0C0A">
        <w:t>(but not including) the most recent</w:t>
      </w:r>
      <w:r w:rsidRPr="000D0C0A">
        <w:t xml:space="preserve"> key-frame, </w:t>
      </w:r>
      <w:r w:rsidR="00CA19C6" w:rsidRPr="000D0C0A">
        <w:t>ensuring that the GOP structure</w:t>
      </w:r>
      <w:r w:rsidRPr="000D0C0A">
        <w:t xml:space="preserve"> </w:t>
      </w:r>
      <w:r w:rsidR="00403CC7" w:rsidRPr="000D0C0A">
        <w:t xml:space="preserve">(the </w:t>
      </w:r>
      <w:r w:rsidR="00E51BFA" w:rsidRPr="000D0C0A">
        <w:t>‘</w:t>
      </w:r>
      <w:r w:rsidR="00403CC7" w:rsidRPr="000D0C0A">
        <w:t>Group Of P</w:t>
      </w:r>
      <w:r w:rsidRPr="000D0C0A">
        <w:t>ictures</w:t>
      </w:r>
      <w:r w:rsidR="00E51BFA" w:rsidRPr="000D0C0A">
        <w:t>’</w:t>
      </w:r>
      <w:r w:rsidRPr="000D0C0A">
        <w:t xml:space="preserve"> that</w:t>
      </w:r>
      <w:r w:rsidR="00CA19C6" w:rsidRPr="000D0C0A">
        <w:t xml:space="preserve"> lie between two key frames) is</w:t>
      </w:r>
      <w:r w:rsidRPr="000D0C0A">
        <w:t xml:space="preserve"> kept together.</w:t>
      </w:r>
      <w:r w:rsidR="00ED4BE6">
        <w:t xml:space="preserve"> When using audio, we simply empty the buffer entirely, as it can be broken up at any point.</w:t>
      </w:r>
    </w:p>
    <w:p w14:paraId="235460F9" w14:textId="77777777" w:rsidR="00D41C8E" w:rsidRPr="000D0C0A" w:rsidRDefault="00C85F8A" w:rsidP="006F76CD">
      <w:r w:rsidRPr="000D0C0A">
        <w:t>A</w:t>
      </w:r>
      <w:r w:rsidR="00D41C8E" w:rsidRPr="000D0C0A">
        <w:t xml:space="preserve"> header is </w:t>
      </w:r>
      <w:r w:rsidRPr="000D0C0A">
        <w:t xml:space="preserve">then added to the ‘chunk’ data, </w:t>
      </w:r>
      <w:r w:rsidR="00D41C8E" w:rsidRPr="000D0C0A">
        <w:t xml:space="preserve">that stores information about the stream that the </w:t>
      </w:r>
      <w:r w:rsidRPr="000D0C0A">
        <w:t>‘</w:t>
      </w:r>
      <w:r w:rsidR="00D41C8E" w:rsidRPr="000D0C0A">
        <w:t>c</w:t>
      </w:r>
      <w:r w:rsidRPr="000D0C0A">
        <w:t xml:space="preserve">hunk’ </w:t>
      </w:r>
      <w:r w:rsidR="00D41C8E" w:rsidRPr="000D0C0A">
        <w:t xml:space="preserve">came from, and what the output format should be when this </w:t>
      </w:r>
      <w:r w:rsidRPr="000D0C0A">
        <w:t>‘</w:t>
      </w:r>
      <w:r w:rsidR="00D41C8E" w:rsidRPr="000D0C0A">
        <w:t>chunk</w:t>
      </w:r>
      <w:r w:rsidRPr="000D0C0A">
        <w:t>’</w:t>
      </w:r>
      <w:r w:rsidR="005642B5" w:rsidRPr="000D0C0A">
        <w:t xml:space="preserve"> is transcoded. Figure 5</w:t>
      </w:r>
      <w:r w:rsidR="00A871D2" w:rsidRPr="000D0C0A">
        <w:t xml:space="preserve"> shows </w:t>
      </w:r>
      <w:r w:rsidR="00D41C8E" w:rsidRPr="000D0C0A">
        <w:t>how a chunk of data (the value) is represented along side its key.</w:t>
      </w:r>
    </w:p>
    <w:p w14:paraId="7718EFEB" w14:textId="77777777" w:rsidR="00D41C8E" w:rsidRPr="000D0C0A" w:rsidRDefault="00A871D2" w:rsidP="00D41C8E">
      <w:pPr>
        <w:jc w:val="center"/>
      </w:pPr>
      <w:r w:rsidRPr="000D0C0A">
        <w:rPr>
          <w:noProof/>
          <w:lang w:val="en-US" w:eastAsia="en-US"/>
        </w:rPr>
        <w:drawing>
          <wp:inline distT="0" distB="0" distL="0" distR="0" wp14:anchorId="3C90BDE7" wp14:editId="004969D9">
            <wp:extent cx="4350618" cy="1003620"/>
            <wp:effectExtent l="0" t="0" r="0" b="12700"/>
            <wp:docPr id="26" name="Picture 26" descr="HDD:Users:tom:Library:Caches:com.shinyplasticbag.DragonDrop:356527623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DD:Users:tom:Library:Caches:com.shinyplasticbag.DragonDrop:35652762393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7125" cy="1005121"/>
                    </a:xfrm>
                    <a:prstGeom prst="rect">
                      <a:avLst/>
                    </a:prstGeom>
                    <a:noFill/>
                    <a:ln>
                      <a:noFill/>
                    </a:ln>
                  </pic:spPr>
                </pic:pic>
              </a:graphicData>
            </a:graphic>
          </wp:inline>
        </w:drawing>
      </w:r>
    </w:p>
    <w:p w14:paraId="12B904CF" w14:textId="77777777" w:rsidR="00D41C8E" w:rsidRPr="000D0C0A" w:rsidRDefault="005642B5" w:rsidP="00D41C8E">
      <w:pPr>
        <w:jc w:val="center"/>
      </w:pPr>
      <w:r w:rsidRPr="000D0C0A">
        <w:rPr>
          <w:b/>
          <w:sz w:val="20"/>
        </w:rPr>
        <w:t>Figure 5</w:t>
      </w:r>
      <w:r w:rsidR="00D41C8E" w:rsidRPr="000D0C0A">
        <w:rPr>
          <w:b/>
          <w:sz w:val="20"/>
        </w:rPr>
        <w:t>.</w:t>
      </w:r>
      <w:r w:rsidR="00D41C8E" w:rsidRPr="000D0C0A">
        <w:rPr>
          <w:sz w:val="20"/>
        </w:rPr>
        <w:t xml:space="preserve"> </w:t>
      </w:r>
      <w:proofErr w:type="gramStart"/>
      <w:r w:rsidR="00D41C8E" w:rsidRPr="000D0C0A">
        <w:rPr>
          <w:sz w:val="20"/>
        </w:rPr>
        <w:t>Layout of the chunk key-value data for a video stream.</w:t>
      </w:r>
      <w:proofErr w:type="gramEnd"/>
    </w:p>
    <w:p w14:paraId="5EFA252E" w14:textId="77777777" w:rsidR="00665803" w:rsidRPr="00665803" w:rsidRDefault="00665803" w:rsidP="006F76CD">
      <w:pPr>
        <w:rPr>
          <w:sz w:val="14"/>
        </w:rPr>
      </w:pPr>
    </w:p>
    <w:p w14:paraId="3D714774" w14:textId="7C3FE7CE" w:rsidR="006F76CD" w:rsidRPr="000D0C0A" w:rsidRDefault="00D41C8E" w:rsidP="006F76CD">
      <w:r w:rsidRPr="000D0C0A">
        <w:t>The data is output using a Hadoop</w:t>
      </w:r>
      <w:r w:rsidR="00193DDE" w:rsidRPr="000D0C0A">
        <w:t xml:space="preserve"> (the platform we are using for MapReduce)</w:t>
      </w:r>
      <w:r w:rsidRPr="000D0C0A">
        <w:t xml:space="preserve"> storage format called a </w:t>
      </w:r>
      <w:proofErr w:type="spellStart"/>
      <w:r w:rsidRPr="000D0C0A">
        <w:rPr>
          <w:i/>
        </w:rPr>
        <w:t>SequenceFile</w:t>
      </w:r>
      <w:proofErr w:type="spellEnd"/>
      <w:r w:rsidRPr="000D0C0A">
        <w:t xml:space="preserve">. This allows us to store the data in key-value pairs that describe where this </w:t>
      </w:r>
      <w:r w:rsidR="00C85F8A" w:rsidRPr="000D0C0A">
        <w:t>‘</w:t>
      </w:r>
      <w:r w:rsidRPr="000D0C0A">
        <w:t>chunk</w:t>
      </w:r>
      <w:r w:rsidR="00C85F8A" w:rsidRPr="000D0C0A">
        <w:t>’</w:t>
      </w:r>
      <w:r w:rsidRPr="000D0C0A">
        <w:t xml:space="preserve"> was in the original file</w:t>
      </w:r>
      <w:r w:rsidR="00C85F8A" w:rsidRPr="000D0C0A">
        <w:t xml:space="preserve"> (the timestamp)</w:t>
      </w:r>
      <w:r w:rsidRPr="000D0C0A">
        <w:t xml:space="preserve">, and where it needs to be split </w:t>
      </w:r>
      <w:r w:rsidR="00193DDE" w:rsidRPr="000D0C0A">
        <w:t xml:space="preserve">further </w:t>
      </w:r>
      <w:r w:rsidRPr="000D0C0A">
        <w:t>during the encode process</w:t>
      </w:r>
      <w:r w:rsidR="00193DDE" w:rsidRPr="000D0C0A">
        <w:t>.</w:t>
      </w:r>
      <w:r w:rsidRPr="000D0C0A">
        <w:t xml:space="preserve"> </w:t>
      </w:r>
      <w:r w:rsidR="002D4A41">
        <w:t xml:space="preserve">When grouping these </w:t>
      </w:r>
      <w:r w:rsidR="00187F64">
        <w:t xml:space="preserve">chunks before the </w:t>
      </w:r>
      <w:r w:rsidR="00187F64" w:rsidRPr="00C54FD5">
        <w:rPr>
          <w:i/>
        </w:rPr>
        <w:t>Reduce</w:t>
      </w:r>
      <w:r w:rsidR="00187F64">
        <w:t xml:space="preserve">, we </w:t>
      </w:r>
      <w:r w:rsidR="002D4A41">
        <w:t>the timestamp as our key.</w:t>
      </w:r>
    </w:p>
    <w:p w14:paraId="5F346B9F" w14:textId="69EC6357" w:rsidR="00FB5AF1" w:rsidRDefault="00CE19E0" w:rsidP="00FB5AF1">
      <w:pPr>
        <w:pStyle w:val="Heading3"/>
      </w:pPr>
      <w:r w:rsidRPr="000D0C0A">
        <w:t>Split Points</w:t>
      </w:r>
    </w:p>
    <w:p w14:paraId="48BEEEB4" w14:textId="2CA667F3" w:rsidR="006F76CD" w:rsidRPr="000D0C0A" w:rsidRDefault="006F76CD" w:rsidP="00742EC2">
      <w:pPr>
        <w:ind w:firstLine="0"/>
      </w:pPr>
      <w:r w:rsidRPr="000D0C0A">
        <w:t xml:space="preserve">When each of the chunks is processed in the </w:t>
      </w:r>
      <w:r w:rsidRPr="000D0C0A">
        <w:rPr>
          <w:i/>
        </w:rPr>
        <w:t>Map</w:t>
      </w:r>
      <w:r w:rsidRPr="000D0C0A">
        <w:t xml:space="preserve"> phase, it represents a </w:t>
      </w:r>
      <w:r w:rsidR="00222809">
        <w:t>portion</w:t>
      </w:r>
      <w:r w:rsidR="00222809" w:rsidRPr="000D0C0A">
        <w:t xml:space="preserve"> </w:t>
      </w:r>
      <w:r w:rsidRPr="000D0C0A">
        <w:t>of time for a part</w:t>
      </w:r>
      <w:r w:rsidR="0093137A">
        <w:t>icular strea</w:t>
      </w:r>
      <w:r w:rsidR="00A271F9">
        <w:t>m</w:t>
      </w:r>
      <w:r w:rsidRPr="000D0C0A">
        <w:t xml:space="preserve">, be that video or audio. The length </w:t>
      </w:r>
      <w:r w:rsidR="00CD2C06">
        <w:t xml:space="preserve">of time </w:t>
      </w:r>
      <w:r w:rsidRPr="000D0C0A">
        <w:t xml:space="preserve">may not be equal between chunks, as the data size of the chunk does not correspond to the length </w:t>
      </w:r>
      <w:r w:rsidR="009A47FE">
        <w:t>of</w:t>
      </w:r>
      <w:r w:rsidRPr="000D0C0A">
        <w:t xml:space="preserve"> time it represents. This can be seen in Figure 6 in the input chunks to the </w:t>
      </w:r>
      <w:r w:rsidRPr="00C91308">
        <w:rPr>
          <w:i/>
        </w:rPr>
        <w:t>Map</w:t>
      </w:r>
      <w:r w:rsidRPr="000D0C0A">
        <w:t xml:space="preserve"> function. In the example in Figure </w:t>
      </w:r>
      <w:r w:rsidRPr="000D0C0A">
        <w:lastRenderedPageBreak/>
        <w:t xml:space="preserve">6, for simplicity, the video uses twice as much data to encode the same amount of time as audio. Because we break up the chunks by data size, we have twice as many video chunks as audio. </w:t>
      </w:r>
    </w:p>
    <w:p w14:paraId="5FD84209" w14:textId="0E41325A" w:rsidR="00A416EE" w:rsidRPr="006C1184" w:rsidRDefault="006F76CD" w:rsidP="006C1184">
      <w:r w:rsidRPr="000D0C0A">
        <w:t xml:space="preserve">To successfully </w:t>
      </w:r>
      <w:proofErr w:type="spellStart"/>
      <w:r w:rsidRPr="000D0C0A">
        <w:rPr>
          <w:i/>
        </w:rPr>
        <w:t>Remux</w:t>
      </w:r>
      <w:proofErr w:type="spellEnd"/>
      <w:r w:rsidRPr="000D0C0A">
        <w:t xml:space="preserve"> (merge the audio and video streams back together again), we need to have chunks of equal</w:t>
      </w:r>
      <w:r w:rsidR="009A5BD7">
        <w:t xml:space="preserve"> time</w:t>
      </w:r>
      <w:r w:rsidRPr="000D0C0A">
        <w:t xml:space="preserve"> </w:t>
      </w:r>
      <w:r w:rsidR="009A5BD7">
        <w:t>to pass to</w:t>
      </w:r>
      <w:r w:rsidRPr="000D0C0A">
        <w:t xml:space="preserve"> the </w:t>
      </w:r>
      <w:r w:rsidRPr="000D0C0A">
        <w:rPr>
          <w:i/>
        </w:rPr>
        <w:t>Reduce</w:t>
      </w:r>
      <w:r w:rsidRPr="000D0C0A">
        <w:t xml:space="preserve"> function. To do this, we define ‘split points’ in each of the chunks input to the </w:t>
      </w:r>
      <w:r w:rsidRPr="000D0C0A">
        <w:rPr>
          <w:i/>
        </w:rPr>
        <w:t>Map</w:t>
      </w:r>
      <w:r w:rsidRPr="000D0C0A">
        <w:t xml:space="preserve"> function, that describe where the output should be split. When we partition each of these output chunks from the </w:t>
      </w:r>
      <w:r w:rsidRPr="000D0C0A">
        <w:rPr>
          <w:i/>
        </w:rPr>
        <w:t>Map</w:t>
      </w:r>
      <w:r w:rsidRPr="000D0C0A">
        <w:t xml:space="preserve"> phase we group them by their key and</w:t>
      </w:r>
      <w:r w:rsidR="00D01867">
        <w:t xml:space="preserve"> </w:t>
      </w:r>
      <w:r w:rsidR="004F4DC2">
        <w:t xml:space="preserve">can </w:t>
      </w:r>
      <w:r w:rsidR="00D01867">
        <w:t xml:space="preserve">be </w:t>
      </w:r>
      <w:r w:rsidRPr="000D0C0A">
        <w:t>sure the length</w:t>
      </w:r>
      <w:r w:rsidR="00AF7401">
        <w:t xml:space="preserve"> of time</w:t>
      </w:r>
      <w:r w:rsidRPr="000D0C0A">
        <w:t xml:space="preserve"> of each of the chunks is the same. Figure 6 shows the flow of data for this process. </w:t>
      </w:r>
    </w:p>
    <w:p w14:paraId="4C9F33A9" w14:textId="77777777" w:rsidR="00687D80" w:rsidRDefault="00687D80" w:rsidP="00687D80">
      <w:pPr>
        <w:pStyle w:val="Normal-noindent"/>
      </w:pPr>
      <w:r>
        <w:rPr>
          <w:noProof/>
          <w:lang w:val="en-US" w:eastAsia="en-US"/>
        </w:rPr>
        <mc:AlternateContent>
          <mc:Choice Requires="wpg">
            <w:drawing>
              <wp:inline distT="0" distB="0" distL="0" distR="0" wp14:anchorId="3CD0EF9A" wp14:editId="1B6E65C7">
                <wp:extent cx="5759450" cy="3587026"/>
                <wp:effectExtent l="0" t="0" r="6350" b="0"/>
                <wp:docPr id="8" name="Group 8"/>
                <wp:cNvGraphicFramePr/>
                <a:graphic xmlns:a="http://schemas.openxmlformats.org/drawingml/2006/main">
                  <a:graphicData uri="http://schemas.microsoft.com/office/word/2010/wordprocessingGroup">
                    <wpg:wgp>
                      <wpg:cNvGrpSpPr/>
                      <wpg:grpSpPr>
                        <a:xfrm>
                          <a:off x="0" y="0"/>
                          <a:ext cx="5759450" cy="3587026"/>
                          <a:chOff x="0" y="0"/>
                          <a:chExt cx="5903595" cy="3658235"/>
                        </a:xfrm>
                      </wpg:grpSpPr>
                      <pic:pic xmlns:pic="http://schemas.openxmlformats.org/drawingml/2006/picture">
                        <pic:nvPicPr>
                          <pic:cNvPr id="25" name="Picture 25" descr="HDD:Users:tom:Library:Caches:com.shinyplasticbag.DragonDrop:356527384856.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3595" cy="3396615"/>
                          </a:xfrm>
                          <a:prstGeom prst="rect">
                            <a:avLst/>
                          </a:prstGeom>
                          <a:noFill/>
                          <a:ln>
                            <a:noFill/>
                          </a:ln>
                        </pic:spPr>
                      </pic:pic>
                      <wps:wsp>
                        <wps:cNvPr id="5" name="Text Box 5"/>
                        <wps:cNvSpPr txBox="1"/>
                        <wps:spPr>
                          <a:xfrm>
                            <a:off x="443230" y="3340735"/>
                            <a:ext cx="5137150" cy="31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06D54A" w14:textId="77777777" w:rsidR="00766A8B" w:rsidRDefault="00766A8B" w:rsidP="00687D80">
                              <w:pPr>
                                <w:pStyle w:val="Normal-noindent"/>
                                <w:jc w:val="center"/>
                              </w:pPr>
                              <w:r>
                                <w:rPr>
                                  <w:b/>
                                  <w:sz w:val="20"/>
                                </w:rPr>
                                <w:t xml:space="preserve">Figure 6. </w:t>
                              </w:r>
                              <w:r w:rsidRPr="00E86474">
                                <w:rPr>
                                  <w:sz w:val="20"/>
                                </w:rPr>
                                <w:t>Data flow through MapReduce showing time partitioning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8" o:spid="_x0000_s1034" style="width:453.5pt;height:282.45pt;mso-position-horizontal-relative:char;mso-position-vertical-relative:line" coordsize="5903595,365823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">
                <v:shape id="Picture 25" o:spid="_x0000_s1035" type="#_x0000_t75" alt="HDD:Users:tom:Library:Caches:com.shinyplasticbag.DragonDrop:356527384856.png" style="position:absolute;width:5903595;height:33966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Oj&#10;J/DEAAAA2wAAAA8AAABkcnMvZG93bnJldi54bWxEj19rwjAUxd+FfYdwB3vTdIJTqmkZG4IiE3V7&#10;8e3S3KWdzU1JMu2+/SIIPh7Onx9nUfa2FWfyoXGs4HmUgSCunG7YKPj6XA5nIEJE1tg6JgV/FKAs&#10;HgYLzLW78J7Oh2hEGuGQo4I6xi6XMlQ1WQwj1xEn79t5izFJb6T2eEnjtpXjLHuRFhtOhBo7equp&#10;Oh1+beJuPe5OTWXWNjt+TPcb8/M+2Sn19Ni/zkFE6uM9fGuvtILxBK5f0g+QxT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BOjJ/DEAAAA2wAAAA8AAAAAAAAAAAAAAAAAnAIA&#10;AGRycy9kb3ducmV2LnhtbFBLBQYAAAAABAAEAPcAAACNAwAAAAA=&#10;">
                  <v:imagedata r:id="rId17" o:title="356527384856.png"/>
                  <v:path arrowok="t"/>
                </v:shape>
                <v:shape id="Text Box 5" o:spid="_x0000_s1036" type="#_x0000_t202" style="position:absolute;left:443230;top:3340735;width:5137150;height:317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ejVcwQAA&#10;ANoAAAAPAAAAZHJzL2Rvd25yZXYueG1sRI9Bi8IwFITvC/6H8ARva6Lo4lajiCJ4Ulbdhb09mmdb&#10;bF5KE23990YQPA4z8w0zW7S2FDeqfeFYw6CvQBCnzhScaTgdN58TED4gGywdk4Y7eVjMOx8zTIxr&#10;+Iduh5CJCGGfoIY8hCqR0qc5WfR9VxFH7+xqiyHKOpOmxibCbSmHSn1JiwXHhRwrWuWUXg5Xq+F3&#10;d/7/G6l9trbjqnGtkmy/pda9brucggjUhnf41d4aDW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Xo1XMEAAADaAAAADwAAAAAAAAAAAAAAAACXAgAAZHJzL2Rvd25y&#10;ZXYueG1sUEsFBgAAAAAEAAQA9QAAAIUDAAAAAA==&#10;" filled="f" stroked="f">
                  <v:textbox>
                    <w:txbxContent>
                      <w:p w14:paraId="4006D54A" w14:textId="77777777" w:rsidR="00766A8B" w:rsidRDefault="00766A8B" w:rsidP="00687D80">
                        <w:pPr>
                          <w:pStyle w:val="Normal-noindent"/>
                          <w:jc w:val="center"/>
                        </w:pPr>
                        <w:r>
                          <w:rPr>
                            <w:b/>
                            <w:sz w:val="20"/>
                          </w:rPr>
                          <w:t xml:space="preserve">Figure 6. </w:t>
                        </w:r>
                        <w:r w:rsidRPr="00E86474">
                          <w:rPr>
                            <w:sz w:val="20"/>
                          </w:rPr>
                          <w:t>Data flow through MapReduce showing time partitioning</w:t>
                        </w:r>
                      </w:p>
                    </w:txbxContent>
                  </v:textbox>
                </v:shape>
                <w10:anchorlock/>
              </v:group>
            </w:pict>
          </mc:Fallback>
        </mc:AlternateContent>
      </w:r>
    </w:p>
    <w:p w14:paraId="066A3A86" w14:textId="72B5ECC5" w:rsidR="00D41C8E" w:rsidRPr="000D0C0A" w:rsidRDefault="00F040F4" w:rsidP="00D41C8E">
      <w:r>
        <w:rPr>
          <w:noProof/>
          <w:lang w:val="en-US" w:eastAsia="en-US"/>
        </w:rPr>
        <mc:AlternateContent>
          <mc:Choice Requires="wpg">
            <w:drawing>
              <wp:anchor distT="0" distB="0" distL="114300" distR="114300" simplePos="0" relativeHeight="251685888" behindDoc="0" locked="0" layoutInCell="1" allowOverlap="1" wp14:anchorId="48493076" wp14:editId="72800D9B">
                <wp:simplePos x="0" y="0"/>
                <wp:positionH relativeFrom="column">
                  <wp:posOffset>-11430</wp:posOffset>
                </wp:positionH>
                <wp:positionV relativeFrom="paragraph">
                  <wp:posOffset>539115</wp:posOffset>
                </wp:positionV>
                <wp:extent cx="5638800" cy="2595245"/>
                <wp:effectExtent l="0" t="0" r="0" b="0"/>
                <wp:wrapSquare wrapText="bothSides"/>
                <wp:docPr id="17" name="Group 17"/>
                <wp:cNvGraphicFramePr/>
                <a:graphic xmlns:a="http://schemas.openxmlformats.org/drawingml/2006/main">
                  <a:graphicData uri="http://schemas.microsoft.com/office/word/2010/wordprocessingGroup">
                    <wpg:wgp>
                      <wpg:cNvGrpSpPr/>
                      <wpg:grpSpPr>
                        <a:xfrm>
                          <a:off x="0" y="0"/>
                          <a:ext cx="5638800" cy="2595245"/>
                          <a:chOff x="0" y="0"/>
                          <a:chExt cx="5638800" cy="2595245"/>
                        </a:xfrm>
                      </wpg:grpSpPr>
                      <pic:pic xmlns:pic="http://schemas.openxmlformats.org/drawingml/2006/picture">
                        <pic:nvPicPr>
                          <pic:cNvPr id="27" name="Picture 27" descr="HDD:Users:tom:Library:Caches:com.shinyplasticbag.DragonDrop:356528809502.png"/>
                          <pic:cNvPicPr>
                            <a:picLocks noChangeAspect="1"/>
                          </pic:cNvPicPr>
                        </pic:nvPicPr>
                        <pic:blipFill rotWithShape="1">
                          <a:blip r:embed="rId18">
                            <a:extLst>
                              <a:ext uri="{28A0092B-C50C-407E-A947-70E740481C1C}">
                                <a14:useLocalDpi xmlns:a14="http://schemas.microsoft.com/office/drawing/2010/main" val="0"/>
                              </a:ext>
                            </a:extLst>
                          </a:blip>
                          <a:srcRect l="551" t="6427" r="1544"/>
                          <a:stretch/>
                        </pic:blipFill>
                        <pic:spPr bwMode="auto">
                          <a:xfrm>
                            <a:off x="0" y="0"/>
                            <a:ext cx="5638800" cy="2394585"/>
                          </a:xfrm>
                          <a:prstGeom prst="rect">
                            <a:avLst/>
                          </a:prstGeom>
                          <a:noFill/>
                          <a:ln>
                            <a:noFill/>
                          </a:ln>
                          <a:extLst>
                            <a:ext uri="{53640926-AAD7-44d8-BBD7-CCE9431645EC}">
                              <a14:shadowObscured xmlns:a14="http://schemas.microsoft.com/office/drawing/2010/main"/>
                            </a:ext>
                          </a:extLst>
                        </pic:spPr>
                      </pic:pic>
                      <wps:wsp>
                        <wps:cNvPr id="11" name="Text Box 11"/>
                        <wps:cNvSpPr txBox="1"/>
                        <wps:spPr>
                          <a:xfrm>
                            <a:off x="946150" y="2341245"/>
                            <a:ext cx="3752850" cy="254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2FDBBA" w14:textId="5D1D1E71" w:rsidR="00766A8B" w:rsidRPr="00FC69D4" w:rsidRDefault="00766A8B" w:rsidP="00FC69D4">
                              <w:pPr>
                                <w:pStyle w:val="Normal-noindent"/>
                                <w:jc w:val="center"/>
                                <w:rPr>
                                  <w:sz w:val="20"/>
                                </w:rPr>
                              </w:pPr>
                              <w:r w:rsidRPr="00FC69D4">
                                <w:rPr>
                                  <w:b/>
                                  <w:sz w:val="20"/>
                                </w:rPr>
                                <w:t>Figure 7.</w:t>
                              </w:r>
                              <w:r w:rsidRPr="00FC69D4">
                                <w:rPr>
                                  <w:sz w:val="20"/>
                                </w:rPr>
                                <w:t xml:space="preserve"> Chunks of data inside of streams with respect to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7" o:spid="_x0000_s1037" style="position:absolute;left:0;text-align:left;margin-left:-.85pt;margin-top:42.45pt;width:444pt;height:204.35pt;z-index:251685888;mso-position-horizontal-relative:text;mso-position-vertical-relative:text" coordsize="5638800,259524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">
                <v:shape id="Picture 27" o:spid="_x0000_s1038" type="#_x0000_t75" alt="HDD:Users:tom:Library:Caches:com.shinyplasticbag.DragonDrop:356528809502.png" style="position:absolute;width:5638800;height:23945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bv&#10;AsrFAAAA2wAAAA8AAABkcnMvZG93bnJldi54bWxEj0FrwkAUhO+F/oflFbzVTQVjiW5CKSqCUFDb&#10;4vGRfU3SZt/G3VXjv3cLgsdhZr5hZkVvWnEi5xvLCl6GCQji0uqGKwWfu8XzKwgfkDW2lknBhTwU&#10;+ePDDDNtz7yh0zZUIkLYZ6igDqHLpPRlTQb90HbE0fuxzmCI0lVSOzxHuGnlKElSabDhuFBjR+81&#10;lX/bo1Gww8n64/A9T/dL/dVWv6mT4+VaqcFT/zYFEagP9/CtvdIKRhP4/xJ/gMyv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m7wLKxQAAANsAAAAPAAAAAAAAAAAAAAAAAJwC&#10;AABkcnMvZG93bnJldi54bWxQSwUGAAAAAAQABAD3AAAAjgMAAAAA&#10;">
                  <v:imagedata r:id="rId19" o:title="356528809502.png" croptop="4212f" cropleft="361f" cropright="1012f"/>
                  <v:path arrowok="t"/>
                </v:shape>
                <v:shape id="Text Box 11" o:spid="_x0000_s1039" type="#_x0000_t202" style="position:absolute;left:946150;top:2341245;width:3752850;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zHBiwAAA&#10;ANsAAAAPAAAAZHJzL2Rvd25yZXYueG1sRE9Li8IwEL4L/ocwgjdNFBW3GkUUwZOLj13Y29CMbbGZ&#10;lCba+u83Cwve5uN7znLd2lI8qfaFYw2joQJBnDpTcKbhetkP5iB8QDZYOiYNL/KwXnU7S0yMa/hE&#10;z3PIRAxhn6CGPIQqkdKnOVn0Q1cRR+7maoshwjqTpsYmhttSjpWaSYsFx4YcK9rmlN7PD6vh63j7&#10;+Z6oz2xnp1XjWiXZfkit+712swARqA1v8b/7YOL8Efz9Eg+Qq1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zzHBiwAAAANsAAAAPAAAAAAAAAAAAAAAAAJcCAABkcnMvZG93bnJl&#10;di54bWxQSwUGAAAAAAQABAD1AAAAhAMAAAAA&#10;" filled="f" stroked="f">
                  <v:textbox>
                    <w:txbxContent>
                      <w:p w14:paraId="172FDBBA" w14:textId="5D1D1E71" w:rsidR="00766A8B" w:rsidRPr="00FC69D4" w:rsidRDefault="00766A8B" w:rsidP="00FC69D4">
                        <w:pPr>
                          <w:pStyle w:val="Normal-noindent"/>
                          <w:jc w:val="center"/>
                          <w:rPr>
                            <w:sz w:val="20"/>
                          </w:rPr>
                        </w:pPr>
                        <w:r w:rsidRPr="00FC69D4">
                          <w:rPr>
                            <w:b/>
                            <w:sz w:val="20"/>
                          </w:rPr>
                          <w:t>Figure 7.</w:t>
                        </w:r>
                        <w:r w:rsidRPr="00FC69D4">
                          <w:rPr>
                            <w:sz w:val="20"/>
                          </w:rPr>
                          <w:t xml:space="preserve"> Chunks of data inside of streams with respect to time</w:t>
                        </w:r>
                      </w:p>
                    </w:txbxContent>
                  </v:textbox>
                </v:shape>
                <w10:wrap type="square"/>
              </v:group>
            </w:pict>
          </mc:Fallback>
        </mc:AlternateContent>
      </w:r>
      <w:r w:rsidR="00B761B1" w:rsidRPr="000D0C0A">
        <w:t xml:space="preserve">Calculating </w:t>
      </w:r>
      <w:r w:rsidR="009A5BD7">
        <w:t>where these split points</w:t>
      </w:r>
      <w:r w:rsidR="00B761B1" w:rsidRPr="000D0C0A">
        <w:t xml:space="preserve"> need to occur requires more understanding of how the different chunks of data in the stream interrelate wi</w:t>
      </w:r>
      <w:r w:rsidR="00496F44" w:rsidRPr="000D0C0A">
        <w:t>th respect to time. Figure 7</w:t>
      </w:r>
      <w:r w:rsidR="00B761B1" w:rsidRPr="000D0C0A">
        <w:t xml:space="preserve"> will be used to explain this relationship.</w:t>
      </w:r>
    </w:p>
    <w:p w14:paraId="35EE1171" w14:textId="266E8E91" w:rsidR="003613E1" w:rsidRPr="000D0C0A" w:rsidRDefault="00496F44" w:rsidP="003613E1">
      <w:r w:rsidRPr="000D0C0A">
        <w:t>Figure 7</w:t>
      </w:r>
      <w:r w:rsidR="00D41C8E" w:rsidRPr="000D0C0A">
        <w:t xml:space="preserve"> shows an example of the different streams that might </w:t>
      </w:r>
      <w:r w:rsidR="00BC5EAF">
        <w:t xml:space="preserve">be found in a given video file, with respect to time. Each chunk </w:t>
      </w:r>
      <w:r w:rsidR="00D41C8E" w:rsidRPr="000D0C0A">
        <w:t xml:space="preserve">has approximately the same </w:t>
      </w:r>
      <w:r w:rsidR="00D01867">
        <w:t xml:space="preserve">data </w:t>
      </w:r>
      <w:r w:rsidR="00D41C8E" w:rsidRPr="000D0C0A">
        <w:t xml:space="preserve">size, but the amount of time </w:t>
      </w:r>
      <w:r w:rsidR="00625A61">
        <w:t>it</w:t>
      </w:r>
      <w:r w:rsidR="00BC5EAF">
        <w:t xml:space="preserve"> represents</w:t>
      </w:r>
      <w:r w:rsidR="00D41C8E" w:rsidRPr="000D0C0A">
        <w:t xml:space="preserve"> differs greatly</w:t>
      </w:r>
      <w:r w:rsidR="00BC5EAF">
        <w:t xml:space="preserve"> depending on the stream</w:t>
      </w:r>
      <w:r w:rsidR="00D41C8E" w:rsidRPr="000D0C0A">
        <w:t xml:space="preserve">. </w:t>
      </w:r>
      <w:r w:rsidR="004A321F">
        <w:t>In our example, t</w:t>
      </w:r>
      <w:r w:rsidR="00D41C8E" w:rsidRPr="000D0C0A">
        <w:t>he video stream has the highest number of chunks, as more data is r</w:t>
      </w:r>
      <w:r w:rsidR="00382EEB" w:rsidRPr="000D0C0A">
        <w:t>equired to store it than audio</w:t>
      </w:r>
      <w:r w:rsidR="00377C97">
        <w:t>.</w:t>
      </w:r>
    </w:p>
    <w:p w14:paraId="091FFD9C" w14:textId="6CE564C6" w:rsidR="0040730E" w:rsidRPr="000D0C0A" w:rsidRDefault="00D01867" w:rsidP="00A73500">
      <w:r>
        <w:lastRenderedPageBreak/>
        <w:t xml:space="preserve">As we generate each </w:t>
      </w:r>
      <w:r w:rsidR="00A73500">
        <w:t xml:space="preserve">of the </w:t>
      </w:r>
      <w:r>
        <w:t>chunk</w:t>
      </w:r>
      <w:r w:rsidR="002C695A">
        <w:t>s</w:t>
      </w:r>
      <w:r>
        <w:t xml:space="preserve"> of data</w:t>
      </w:r>
      <w:r w:rsidR="00FF664E">
        <w:t xml:space="preserve"> </w:t>
      </w:r>
      <w:r>
        <w:t xml:space="preserve">by reading the packets out of the file, we look back through all of the previous chunks we have output and calculate the split points. Each of the end timestamps </w:t>
      </w:r>
      <w:r w:rsidR="00757BC8">
        <w:t xml:space="preserve">of </w:t>
      </w:r>
      <w:r w:rsidR="00A73500">
        <w:t>previous</w:t>
      </w:r>
      <w:r>
        <w:t xml:space="preserve"> chunks </w:t>
      </w:r>
      <w:r w:rsidR="000A0531">
        <w:t>are marked in the key of the chunk we are currently processing</w:t>
      </w:r>
      <w:r w:rsidR="00FF664E">
        <w:t xml:space="preserve"> (See Figure 5)</w:t>
      </w:r>
      <w:r w:rsidR="000A0531">
        <w:t>.</w:t>
      </w:r>
      <w:r w:rsidR="00A73500">
        <w:t xml:space="preserve"> This order is shown in Figure 7, where the split points are always from previous chunks. </w:t>
      </w:r>
      <w:r w:rsidR="00D41C8E" w:rsidRPr="000D0C0A">
        <w:t xml:space="preserve">This provides the </w:t>
      </w:r>
      <w:r w:rsidR="00D41C8E" w:rsidRPr="00410B15">
        <w:rPr>
          <w:i/>
        </w:rPr>
        <w:t>Mapper</w:t>
      </w:r>
      <w:r w:rsidR="00D41C8E" w:rsidRPr="000D0C0A">
        <w:t xml:space="preserve"> with all </w:t>
      </w:r>
      <w:r w:rsidR="00A73500">
        <w:t>split points</w:t>
      </w:r>
      <w:r w:rsidR="00D41C8E" w:rsidRPr="000D0C0A">
        <w:t xml:space="preserve">, and the </w:t>
      </w:r>
      <w:r w:rsidR="00D41C8E" w:rsidRPr="00410B15">
        <w:rPr>
          <w:i/>
        </w:rPr>
        <w:t>Reducer</w:t>
      </w:r>
      <w:r w:rsidR="00D41C8E" w:rsidRPr="000D0C0A">
        <w:t xml:space="preserve"> with groupings that are complete and are ready to be interleaved. </w:t>
      </w:r>
      <w:r w:rsidR="002A23E0" w:rsidRPr="000D0C0A">
        <w:t xml:space="preserve">This process relies on the premise that the timestamp for every stream is always increasing as we progress through the file, irrespective of the </w:t>
      </w:r>
      <w:r w:rsidR="00383676" w:rsidRPr="000D0C0A">
        <w:t xml:space="preserve">actual </w:t>
      </w:r>
      <w:r w:rsidR="00073921">
        <w:t>stream, and that the timestamps from different streams never overlap.</w:t>
      </w:r>
    </w:p>
    <w:p w14:paraId="2B51102E" w14:textId="77777777" w:rsidR="00A7270C" w:rsidRPr="000D0C0A" w:rsidRDefault="00A7270C" w:rsidP="00A7270C">
      <w:pPr>
        <w:pStyle w:val="Heading3"/>
      </w:pPr>
      <w:r w:rsidRPr="000D0C0A">
        <w:t>Stream Timestamp Monotonicity</w:t>
      </w:r>
    </w:p>
    <w:p w14:paraId="2B248D79" w14:textId="34821F59" w:rsidR="007539FE" w:rsidRDefault="00220132" w:rsidP="00742EC2">
      <w:pPr>
        <w:ind w:firstLine="0"/>
      </w:pPr>
      <w:r w:rsidRPr="000D0C0A">
        <w:t xml:space="preserve">Whilst it is true that a </w:t>
      </w:r>
      <w:r w:rsidR="00942F7B" w:rsidRPr="000D0C0A">
        <w:t>correctly</w:t>
      </w:r>
      <w:r w:rsidRPr="000D0C0A">
        <w:t xml:space="preserve"> interleaved file, </w:t>
      </w:r>
      <w:r w:rsidR="00665A5C" w:rsidRPr="000D0C0A">
        <w:t xml:space="preserve">with highly accurate timestamps, </w:t>
      </w:r>
      <w:r w:rsidRPr="000D0C0A">
        <w:t xml:space="preserve">will have </w:t>
      </w:r>
      <w:r w:rsidR="00F14C4E">
        <w:t>non-de</w:t>
      </w:r>
      <w:r w:rsidRPr="000D0C0A">
        <w:t xml:space="preserve">creasing timestamps across </w:t>
      </w:r>
      <w:r w:rsidR="00665A5C" w:rsidRPr="000D0C0A">
        <w:t>all of its streams;</w:t>
      </w:r>
      <w:r w:rsidRPr="000D0C0A">
        <w:t xml:space="preserve"> it is not required that this is the case for the file to be playable. When playback occurs, each of the streams is buffered and played back separately whilst being </w:t>
      </w:r>
      <w:r w:rsidR="00665A5C" w:rsidRPr="000D0C0A">
        <w:t>re-</w:t>
      </w:r>
      <w:r w:rsidRPr="000D0C0A">
        <w:t xml:space="preserve">synchronized occasionally by </w:t>
      </w:r>
      <w:r w:rsidR="00C4575A">
        <w:t>the player. This allows for the</w:t>
      </w:r>
      <w:r w:rsidRPr="000D0C0A">
        <w:t xml:space="preserve"> </w:t>
      </w:r>
      <w:r w:rsidR="00521539" w:rsidRPr="000D0C0A">
        <w:t xml:space="preserve">frame </w:t>
      </w:r>
      <w:r w:rsidRPr="000D0C0A">
        <w:t xml:space="preserve">order to be </w:t>
      </w:r>
      <w:r w:rsidR="00521539" w:rsidRPr="000D0C0A">
        <w:t>different to the timestamps</w:t>
      </w:r>
      <w:r w:rsidRPr="000D0C0A">
        <w:t xml:space="preserve"> and file play perfectly. </w:t>
      </w:r>
    </w:p>
    <w:p w14:paraId="2A876DF1" w14:textId="0D16B05A" w:rsidR="00332D32" w:rsidRPr="007539FE" w:rsidRDefault="007539FE" w:rsidP="007D23B4">
      <w:r>
        <w:t>I</w:t>
      </w:r>
      <w:r w:rsidR="00220132" w:rsidRPr="000D0C0A">
        <w:t xml:space="preserve">f we assume </w:t>
      </w:r>
      <w:r w:rsidR="00665A5C" w:rsidRPr="000D0C0A">
        <w:t xml:space="preserve">that the file has </w:t>
      </w:r>
      <w:r w:rsidR="00613DAD">
        <w:t>non-de</w:t>
      </w:r>
      <w:r w:rsidR="00613DAD" w:rsidRPr="000D0C0A">
        <w:t xml:space="preserve">creasing </w:t>
      </w:r>
      <w:r w:rsidR="00665A5C" w:rsidRPr="000D0C0A">
        <w:t>timestamps across all of its streams</w:t>
      </w:r>
      <w:r w:rsidR="00220132" w:rsidRPr="000D0C0A">
        <w:t xml:space="preserve">, when we mark each of our chunks with its split points, we run the risk of missing a split </w:t>
      </w:r>
      <w:r w:rsidR="00665A5C" w:rsidRPr="000D0C0A">
        <w:t>point that we were not aware of</w:t>
      </w:r>
      <w:r w:rsidR="00220132" w:rsidRPr="000D0C0A">
        <w:t xml:space="preserve"> that simply occurs later in the file. </w:t>
      </w:r>
      <w:r w:rsidR="00057F09">
        <w:t xml:space="preserve">This is as we are assuming that we have seen all of the data up until the most recently seen timestamp. </w:t>
      </w:r>
      <w:r w:rsidR="00220132" w:rsidRPr="000D0C0A">
        <w:t xml:space="preserve">To </w:t>
      </w:r>
      <w:r w:rsidR="00E634E6" w:rsidRPr="000D0C0A">
        <w:t>counter</w:t>
      </w:r>
      <w:r w:rsidR="00220132" w:rsidRPr="000D0C0A">
        <w:t xml:space="preserve"> this issue, we keep a fixed number of chunks in a buffer before output, and also keep</w:t>
      </w:r>
      <w:r w:rsidR="009A5BD7">
        <w:t xml:space="preserve"> a</w:t>
      </w:r>
      <w:r w:rsidR="00220132" w:rsidRPr="000D0C0A">
        <w:t xml:space="preserve"> variable number of chunks in a queue to improve </w:t>
      </w:r>
      <w:r w:rsidR="00665A5C" w:rsidRPr="000D0C0A">
        <w:t>read</w:t>
      </w:r>
      <w:r w:rsidR="00496F44" w:rsidRPr="000D0C0A">
        <w:t xml:space="preserve"> performance. </w:t>
      </w:r>
    </w:p>
    <w:p w14:paraId="367AFC64" w14:textId="6C849578" w:rsidR="008A67E3" w:rsidRDefault="00ED1E70" w:rsidP="008A67E3">
      <w:pPr>
        <w:rPr>
          <w:ins w:id="1" w:author="Tom Stordy-Allison" w:date="2012-04-26T14:20:00Z"/>
        </w:rPr>
      </w:pPr>
      <w:r w:rsidRPr="000D0C0A">
        <w:t xml:space="preserve">By doing this, we can check as we write each chunk to </w:t>
      </w:r>
      <w:r w:rsidR="00665A5C" w:rsidRPr="000D0C0A">
        <w:t>the queue, that the end timestamp of this</w:t>
      </w:r>
      <w:r w:rsidRPr="000D0C0A">
        <w:t xml:space="preserve"> new chunk is not missing as a split point from any of the yet-to-be-written chunks that are still in memory, and</w:t>
      </w:r>
      <w:r w:rsidR="009A5BD7">
        <w:t>,</w:t>
      </w:r>
      <w:r w:rsidRPr="000D0C0A">
        <w:t xml:space="preserve"> if they are</w:t>
      </w:r>
      <w:r w:rsidR="009A5BD7">
        <w:t>,</w:t>
      </w:r>
      <w:r w:rsidRPr="000D0C0A">
        <w:t xml:space="preserve"> change them accordingly. We found that a fixed buffer of 4</w:t>
      </w:r>
      <w:r w:rsidR="00D15994" w:rsidRPr="000D0C0A">
        <w:t xml:space="preserve"> chunks</w:t>
      </w:r>
      <w:r w:rsidRPr="000D0C0A">
        <w:t xml:space="preserve"> fixed all of the monotonicity issue</w:t>
      </w:r>
      <w:r w:rsidR="00601203" w:rsidRPr="000D0C0A">
        <w:t>s</w:t>
      </w:r>
      <w:r w:rsidRPr="000D0C0A">
        <w:t xml:space="preserve"> for our test files, and that a maximum queue size of 5 </w:t>
      </w:r>
      <w:r w:rsidR="009A5BD7">
        <w:t>resulted in</w:t>
      </w:r>
      <w:r w:rsidRPr="000D0C0A">
        <w:t xml:space="preserve"> a read performance increase</w:t>
      </w:r>
      <w:r w:rsidR="004C2302">
        <w:t xml:space="preserve">, as well as a longer output buffer for </w:t>
      </w:r>
      <w:r w:rsidR="00BB4E00">
        <w:t>changes</w:t>
      </w:r>
      <w:r w:rsidRPr="000D0C0A">
        <w:t xml:space="preserve">, especially when the data was being streamed over the network. </w:t>
      </w:r>
    </w:p>
    <w:p w14:paraId="49F6E9D7" w14:textId="77777777" w:rsidR="005009F6" w:rsidRPr="000D0C0A" w:rsidRDefault="00662781" w:rsidP="008A67E3">
      <w:pPr>
        <w:pStyle w:val="Heading2"/>
      </w:pPr>
      <w:r w:rsidRPr="000D0C0A">
        <w:t xml:space="preserve">System </w:t>
      </w:r>
      <w:r w:rsidR="005009F6" w:rsidRPr="000D0C0A">
        <w:t xml:space="preserve">Architecture </w:t>
      </w:r>
      <w:r w:rsidR="00DE4D42" w:rsidRPr="000D0C0A">
        <w:t>and</w:t>
      </w:r>
      <w:r w:rsidRPr="000D0C0A">
        <w:t xml:space="preserve"> </w:t>
      </w:r>
      <w:r w:rsidR="00D1678F" w:rsidRPr="000D0C0A">
        <w:t>‘</w:t>
      </w:r>
      <w:r w:rsidRPr="000D0C0A">
        <w:t>The Cloud</w:t>
      </w:r>
      <w:r w:rsidR="00D1678F" w:rsidRPr="000D0C0A">
        <w:t>’</w:t>
      </w:r>
    </w:p>
    <w:p w14:paraId="2075CAE1" w14:textId="77777777" w:rsidR="00EC48FA" w:rsidRPr="000D0C0A" w:rsidRDefault="003951B4" w:rsidP="003951B4">
      <w:pPr>
        <w:pStyle w:val="Heading3"/>
      </w:pPr>
      <w:r w:rsidRPr="000D0C0A">
        <w:t>Hadoop and HDFS</w:t>
      </w:r>
    </w:p>
    <w:p w14:paraId="61F4D12F" w14:textId="1C671637" w:rsidR="00C36053" w:rsidRPr="000D0C0A" w:rsidRDefault="005E785C" w:rsidP="00742EC2">
      <w:pPr>
        <w:ind w:firstLine="0"/>
      </w:pPr>
      <w:r w:rsidRPr="000D0C0A">
        <w:t xml:space="preserve">Apache </w:t>
      </w:r>
      <w:r w:rsidRPr="00FC1206">
        <w:rPr>
          <w:i/>
        </w:rPr>
        <w:t>Hadoop</w:t>
      </w:r>
      <w:r w:rsidR="00EB2CD9" w:rsidRPr="000D0C0A">
        <w:rPr>
          <w:rStyle w:val="FootnoteReference"/>
        </w:rPr>
        <w:footnoteReference w:id="7"/>
      </w:r>
      <w:r w:rsidRPr="000D0C0A">
        <w:t xml:space="preserve"> was chosen as </w:t>
      </w:r>
      <w:r w:rsidR="008D1F86">
        <w:t>our</w:t>
      </w:r>
      <w:r w:rsidRPr="000D0C0A">
        <w:t xml:space="preserve"> </w:t>
      </w:r>
      <w:r w:rsidR="00EC48FA" w:rsidRPr="000D0C0A">
        <w:t xml:space="preserve">implementation of </w:t>
      </w:r>
      <w:r w:rsidR="00EC48FA" w:rsidRPr="0019606C">
        <w:rPr>
          <w:i/>
        </w:rPr>
        <w:t>MapReduce</w:t>
      </w:r>
      <w:r w:rsidR="00EC48FA" w:rsidRPr="000D0C0A">
        <w:t xml:space="preserve">. As described in the original </w:t>
      </w:r>
      <w:r w:rsidR="00EC48FA" w:rsidRPr="0019606C">
        <w:rPr>
          <w:i/>
        </w:rPr>
        <w:t>MapReduce</w:t>
      </w:r>
      <w:r w:rsidR="00EC48FA" w:rsidRPr="000D0C0A">
        <w:t xml:space="preserve"> paper, it also contains an implem</w:t>
      </w:r>
      <w:r w:rsidR="00270D7A" w:rsidRPr="000D0C0A">
        <w:t xml:space="preserve">entation of a distributed file </w:t>
      </w:r>
      <w:r w:rsidR="006F26D0">
        <w:t xml:space="preserve">system, </w:t>
      </w:r>
      <w:r w:rsidR="00EC48FA" w:rsidRPr="000D0C0A">
        <w:t>called HDFS (</w:t>
      </w:r>
      <w:r w:rsidR="00EC48FA" w:rsidRPr="006F26D0">
        <w:rPr>
          <w:i/>
        </w:rPr>
        <w:t>Hadoop</w:t>
      </w:r>
      <w:r w:rsidR="00EC48FA" w:rsidRPr="000D0C0A">
        <w:t xml:space="preserve"> Distributed File System). This is key to understanding how </w:t>
      </w:r>
      <w:r w:rsidR="003E31C1" w:rsidRPr="000D0C0A">
        <w:t xml:space="preserve">each of the </w:t>
      </w:r>
      <w:r w:rsidR="003E31C1" w:rsidRPr="000D0C0A">
        <w:rPr>
          <w:i/>
        </w:rPr>
        <w:t>map</w:t>
      </w:r>
      <w:r w:rsidR="003E31C1" w:rsidRPr="000D0C0A">
        <w:t xml:space="preserve"> and </w:t>
      </w:r>
      <w:r w:rsidR="003E31C1" w:rsidRPr="000D0C0A">
        <w:rPr>
          <w:i/>
        </w:rPr>
        <w:t>reduce</w:t>
      </w:r>
      <w:r w:rsidR="003E31C1" w:rsidRPr="000D0C0A">
        <w:t xml:space="preserve"> tasks run</w:t>
      </w:r>
      <w:r w:rsidR="00CE532C" w:rsidRPr="000D0C0A">
        <w:t>, and how they allocated resources</w:t>
      </w:r>
      <w:r w:rsidR="003E31C1" w:rsidRPr="000D0C0A">
        <w:t xml:space="preserve">. </w:t>
      </w:r>
    </w:p>
    <w:p w14:paraId="0809E1CD" w14:textId="73156650" w:rsidR="00C36053" w:rsidRPr="000D0C0A" w:rsidRDefault="00270D7A" w:rsidP="00EC48FA">
      <w:pPr>
        <w:rPr>
          <w:szCs w:val="24"/>
        </w:rPr>
      </w:pPr>
      <w:r w:rsidRPr="000D0C0A">
        <w:rPr>
          <w:szCs w:val="24"/>
        </w:rPr>
        <w:t xml:space="preserve">When the data is initially copied onto the cluster, a block size is specified, much </w:t>
      </w:r>
      <w:r w:rsidR="00645BDE">
        <w:rPr>
          <w:szCs w:val="24"/>
        </w:rPr>
        <w:t>like on a traditional file system</w:t>
      </w:r>
      <w:r w:rsidRPr="000D0C0A">
        <w:rPr>
          <w:szCs w:val="24"/>
        </w:rPr>
        <w:t>. However, this block size is much larger</w:t>
      </w:r>
      <w:r w:rsidR="002D3454" w:rsidRPr="000D0C0A">
        <w:rPr>
          <w:szCs w:val="24"/>
        </w:rPr>
        <w:t xml:space="preserve">, </w:t>
      </w:r>
      <w:r w:rsidRPr="000D0C0A">
        <w:rPr>
          <w:szCs w:val="24"/>
        </w:rPr>
        <w:t xml:space="preserve">usually around 32-128 </w:t>
      </w:r>
      <w:proofErr w:type="spellStart"/>
      <w:r w:rsidRPr="000D0C0A">
        <w:rPr>
          <w:szCs w:val="24"/>
        </w:rPr>
        <w:t>MiB</w:t>
      </w:r>
      <w:proofErr w:type="spellEnd"/>
      <w:r w:rsidR="002D3454" w:rsidRPr="000D0C0A">
        <w:rPr>
          <w:szCs w:val="24"/>
        </w:rPr>
        <w:t xml:space="preserve">, </w:t>
      </w:r>
      <w:r w:rsidRPr="000D0C0A">
        <w:rPr>
          <w:szCs w:val="24"/>
        </w:rPr>
        <w:t xml:space="preserve">and it is used to determine when to split the input and commit the block. Each block is randomly committed to different nodes in HDFS, and optionally replicated to other nodes for redundancy. </w:t>
      </w:r>
      <w:r w:rsidR="007408C5" w:rsidRPr="000D0C0A">
        <w:rPr>
          <w:szCs w:val="24"/>
        </w:rPr>
        <w:t>The result is that the input file is spread almost evenly ac</w:t>
      </w:r>
      <w:r w:rsidR="00505BC1">
        <w:rPr>
          <w:szCs w:val="24"/>
        </w:rPr>
        <w:t>ross all of the machines in the cluster</w:t>
      </w:r>
      <w:r w:rsidR="007408C5" w:rsidRPr="000D0C0A">
        <w:rPr>
          <w:szCs w:val="24"/>
        </w:rPr>
        <w:t xml:space="preserve">. </w:t>
      </w:r>
    </w:p>
    <w:p w14:paraId="7E283442" w14:textId="09A1D518" w:rsidR="00C36053" w:rsidRPr="000D0C0A" w:rsidRDefault="00205A09" w:rsidP="00662781">
      <w:pPr>
        <w:rPr>
          <w:szCs w:val="24"/>
        </w:rPr>
      </w:pPr>
      <w:r w:rsidRPr="000D0C0A">
        <w:rPr>
          <w:szCs w:val="24"/>
        </w:rPr>
        <w:t>When the data is processed on the cluster</w:t>
      </w:r>
      <w:r w:rsidR="00630F50" w:rsidRPr="000D0C0A">
        <w:rPr>
          <w:szCs w:val="24"/>
        </w:rPr>
        <w:t xml:space="preserve"> using </w:t>
      </w:r>
      <w:r w:rsidR="00630F50" w:rsidRPr="0019606C">
        <w:rPr>
          <w:i/>
          <w:szCs w:val="24"/>
        </w:rPr>
        <w:t>MapReduce</w:t>
      </w:r>
      <w:r w:rsidR="00630F50" w:rsidRPr="000D0C0A">
        <w:rPr>
          <w:szCs w:val="24"/>
        </w:rPr>
        <w:t xml:space="preserve"> </w:t>
      </w:r>
      <w:r w:rsidRPr="000D0C0A">
        <w:rPr>
          <w:szCs w:val="24"/>
        </w:rPr>
        <w:t xml:space="preserve">each of the </w:t>
      </w:r>
      <w:r w:rsidR="009E0DE0" w:rsidRPr="000D0C0A">
        <w:rPr>
          <w:szCs w:val="24"/>
        </w:rPr>
        <w:t>APU</w:t>
      </w:r>
      <w:r w:rsidRPr="000D0C0A">
        <w:rPr>
          <w:szCs w:val="24"/>
        </w:rPr>
        <w:t xml:space="preserve">s </w:t>
      </w:r>
      <w:r w:rsidR="003418AD">
        <w:rPr>
          <w:szCs w:val="24"/>
        </w:rPr>
        <w:t xml:space="preserve">in a given block is </w:t>
      </w:r>
      <w:r w:rsidR="005E1858" w:rsidRPr="000D0C0A">
        <w:rPr>
          <w:szCs w:val="24"/>
        </w:rPr>
        <w:t xml:space="preserve">processed as part of a </w:t>
      </w:r>
      <w:r w:rsidR="005E1858" w:rsidRPr="000D0C0A">
        <w:rPr>
          <w:i/>
          <w:szCs w:val="24"/>
        </w:rPr>
        <w:t>Map Task</w:t>
      </w:r>
      <w:r w:rsidR="005E1858" w:rsidRPr="000D0C0A">
        <w:rPr>
          <w:szCs w:val="24"/>
        </w:rPr>
        <w:t xml:space="preserve">. Each </w:t>
      </w:r>
      <w:r w:rsidR="005E1858" w:rsidRPr="000D0C0A">
        <w:rPr>
          <w:i/>
          <w:szCs w:val="24"/>
        </w:rPr>
        <w:t>Map Task</w:t>
      </w:r>
      <w:r w:rsidRPr="000D0C0A">
        <w:rPr>
          <w:szCs w:val="24"/>
        </w:rPr>
        <w:t xml:space="preserve"> may run the </w:t>
      </w:r>
      <w:r w:rsidRPr="000D0C0A">
        <w:rPr>
          <w:i/>
          <w:szCs w:val="24"/>
        </w:rPr>
        <w:t xml:space="preserve">Map </w:t>
      </w:r>
      <w:r w:rsidRPr="000D0C0A">
        <w:rPr>
          <w:szCs w:val="24"/>
        </w:rPr>
        <w:t xml:space="preserve">function several times, once for each </w:t>
      </w:r>
      <w:r w:rsidR="009E0DE0" w:rsidRPr="000D0C0A">
        <w:rPr>
          <w:szCs w:val="24"/>
        </w:rPr>
        <w:t xml:space="preserve">APU </w:t>
      </w:r>
      <w:r w:rsidRPr="000D0C0A">
        <w:rPr>
          <w:szCs w:val="24"/>
        </w:rPr>
        <w:t>that it finds inside of the bloc</w:t>
      </w:r>
      <w:r w:rsidR="005E1858" w:rsidRPr="000D0C0A">
        <w:rPr>
          <w:szCs w:val="24"/>
        </w:rPr>
        <w:t xml:space="preserve">k. A fixed number of </w:t>
      </w:r>
      <w:r w:rsidR="005E1858" w:rsidRPr="000D0C0A">
        <w:rPr>
          <w:i/>
          <w:szCs w:val="24"/>
        </w:rPr>
        <w:t>Map Tasks</w:t>
      </w:r>
      <w:r w:rsidRPr="000D0C0A">
        <w:rPr>
          <w:szCs w:val="24"/>
        </w:rPr>
        <w:t xml:space="preserve"> run on one machine at any given ti</w:t>
      </w:r>
      <w:r w:rsidR="005E1858" w:rsidRPr="000D0C0A">
        <w:rPr>
          <w:szCs w:val="24"/>
        </w:rPr>
        <w:t xml:space="preserve">me, each taking up a </w:t>
      </w:r>
      <w:r w:rsidRPr="000D0C0A">
        <w:rPr>
          <w:i/>
          <w:szCs w:val="24"/>
        </w:rPr>
        <w:t>Map Task Slot</w:t>
      </w:r>
      <w:r w:rsidRPr="000D0C0A">
        <w:rPr>
          <w:szCs w:val="24"/>
        </w:rPr>
        <w:t xml:space="preserve"> on the machine</w:t>
      </w:r>
      <w:r w:rsidR="002D3454" w:rsidRPr="000D0C0A">
        <w:rPr>
          <w:szCs w:val="24"/>
        </w:rPr>
        <w:t xml:space="preserve"> while they run</w:t>
      </w:r>
      <w:r w:rsidRPr="000D0C0A">
        <w:rPr>
          <w:szCs w:val="24"/>
        </w:rPr>
        <w:t xml:space="preserve">. A </w:t>
      </w:r>
      <w:r w:rsidR="002D3454" w:rsidRPr="000D0C0A">
        <w:rPr>
          <w:i/>
          <w:szCs w:val="24"/>
        </w:rPr>
        <w:t>Map Task Slot</w:t>
      </w:r>
      <w:r w:rsidR="002D3454" w:rsidRPr="000D0C0A">
        <w:rPr>
          <w:szCs w:val="24"/>
        </w:rPr>
        <w:t xml:space="preserve"> </w:t>
      </w:r>
      <w:r w:rsidRPr="000D0C0A">
        <w:rPr>
          <w:szCs w:val="24"/>
        </w:rPr>
        <w:t xml:space="preserve">represents a multi-dimensional resource slice, consisting of CPU, memory and </w:t>
      </w:r>
      <w:r w:rsidR="00772C02" w:rsidRPr="000D0C0A">
        <w:rPr>
          <w:szCs w:val="24"/>
        </w:rPr>
        <w:t xml:space="preserve">hard </w:t>
      </w:r>
      <w:r w:rsidRPr="000D0C0A">
        <w:rPr>
          <w:szCs w:val="24"/>
        </w:rPr>
        <w:t>disk on a given</w:t>
      </w:r>
      <w:r w:rsidR="00236857" w:rsidRPr="000D0C0A">
        <w:rPr>
          <w:szCs w:val="24"/>
        </w:rPr>
        <w:t xml:space="preserve"> machine in the cluster, and a </w:t>
      </w:r>
      <w:r w:rsidRPr="000D0C0A">
        <w:rPr>
          <w:szCs w:val="24"/>
        </w:rPr>
        <w:t xml:space="preserve">fixed </w:t>
      </w:r>
      <w:r w:rsidR="00236857" w:rsidRPr="000D0C0A">
        <w:rPr>
          <w:szCs w:val="24"/>
        </w:rPr>
        <w:t xml:space="preserve">number are allocated </w:t>
      </w:r>
      <w:r w:rsidRPr="000D0C0A">
        <w:rPr>
          <w:szCs w:val="24"/>
        </w:rPr>
        <w:t>prior to execution.</w:t>
      </w:r>
    </w:p>
    <w:p w14:paraId="6769D06B" w14:textId="5FBA82F3" w:rsidR="00FA4CF6" w:rsidRPr="000D0C0A" w:rsidRDefault="00630F50" w:rsidP="00582174">
      <w:pPr>
        <w:rPr>
          <w:szCs w:val="24"/>
        </w:rPr>
      </w:pPr>
      <w:r w:rsidRPr="000D0C0A">
        <w:rPr>
          <w:szCs w:val="24"/>
        </w:rPr>
        <w:lastRenderedPageBreak/>
        <w:t xml:space="preserve">This method of breaking up the input is the fundamental means by which </w:t>
      </w:r>
      <w:r w:rsidRPr="0019606C">
        <w:rPr>
          <w:i/>
          <w:szCs w:val="24"/>
        </w:rPr>
        <w:t>MapReduce</w:t>
      </w:r>
      <w:r w:rsidRPr="000D0C0A">
        <w:rPr>
          <w:szCs w:val="24"/>
        </w:rPr>
        <w:t xml:space="preserve"> achieves </w:t>
      </w:r>
      <w:r w:rsidR="00B031DB" w:rsidRPr="000D0C0A">
        <w:rPr>
          <w:szCs w:val="24"/>
        </w:rPr>
        <w:t xml:space="preserve">its </w:t>
      </w:r>
      <w:r w:rsidRPr="000D0C0A">
        <w:rPr>
          <w:szCs w:val="24"/>
        </w:rPr>
        <w:t>parallelism</w:t>
      </w:r>
      <w:r w:rsidR="00B031DB" w:rsidRPr="000D0C0A">
        <w:rPr>
          <w:szCs w:val="24"/>
        </w:rPr>
        <w:t xml:space="preserve"> </w:t>
      </w:r>
      <w:r w:rsidR="000B4A2A" w:rsidRPr="000D0C0A">
        <w:rPr>
          <w:szCs w:val="24"/>
        </w:rPr>
        <w:t>automatically</w:t>
      </w:r>
      <w:r w:rsidRPr="000D0C0A">
        <w:rPr>
          <w:szCs w:val="24"/>
        </w:rPr>
        <w:t xml:space="preserve">. </w:t>
      </w:r>
      <w:r w:rsidR="005E1858" w:rsidRPr="000D0C0A">
        <w:rPr>
          <w:szCs w:val="24"/>
        </w:rPr>
        <w:t xml:space="preserve">In the </w:t>
      </w:r>
      <w:r w:rsidR="005E1858" w:rsidRPr="00D46A99">
        <w:rPr>
          <w:i/>
          <w:szCs w:val="24"/>
        </w:rPr>
        <w:t>Demux</w:t>
      </w:r>
      <w:r w:rsidR="005E1858" w:rsidRPr="000D0C0A">
        <w:rPr>
          <w:szCs w:val="24"/>
        </w:rPr>
        <w:t xml:space="preserve"> phase w</w:t>
      </w:r>
      <w:r w:rsidRPr="000D0C0A">
        <w:rPr>
          <w:szCs w:val="24"/>
        </w:rPr>
        <w:t xml:space="preserve">e aim to split our input </w:t>
      </w:r>
      <w:r w:rsidR="00B52E1D" w:rsidRPr="000D0C0A">
        <w:rPr>
          <w:szCs w:val="24"/>
        </w:rPr>
        <w:t>video/audio</w:t>
      </w:r>
      <w:r w:rsidRPr="000D0C0A">
        <w:rPr>
          <w:szCs w:val="24"/>
        </w:rPr>
        <w:t xml:space="preserve"> into ‘chunks’ that are </w:t>
      </w:r>
      <w:r w:rsidR="00CE72A6" w:rsidRPr="000D0C0A">
        <w:rPr>
          <w:szCs w:val="24"/>
        </w:rPr>
        <w:t>themselves a single APU</w:t>
      </w:r>
      <w:r w:rsidRPr="000D0C0A">
        <w:rPr>
          <w:szCs w:val="24"/>
        </w:rPr>
        <w:t xml:space="preserve"> and are as close as possible to the size of the blocks that HDFS is using to store and distribute the data.</w:t>
      </w:r>
      <w:r w:rsidR="005E1858" w:rsidRPr="000D0C0A">
        <w:rPr>
          <w:szCs w:val="24"/>
        </w:rPr>
        <w:t xml:space="preserve"> This makes each </w:t>
      </w:r>
      <w:r w:rsidR="005E1858" w:rsidRPr="000D0C0A">
        <w:rPr>
          <w:i/>
          <w:szCs w:val="24"/>
        </w:rPr>
        <w:t>Map Task</w:t>
      </w:r>
      <w:r w:rsidR="003A03FB" w:rsidRPr="000D0C0A">
        <w:rPr>
          <w:szCs w:val="24"/>
        </w:rPr>
        <w:t xml:space="preserve"> in o</w:t>
      </w:r>
      <w:r w:rsidR="005E1858" w:rsidRPr="000D0C0A">
        <w:rPr>
          <w:szCs w:val="24"/>
        </w:rPr>
        <w:t>ur scenario nearly always</w:t>
      </w:r>
      <w:r w:rsidR="003A03FB" w:rsidRPr="000D0C0A">
        <w:rPr>
          <w:szCs w:val="24"/>
        </w:rPr>
        <w:t xml:space="preserve"> a single invocation of the </w:t>
      </w:r>
      <w:r w:rsidR="003A03FB" w:rsidRPr="000D0C0A">
        <w:rPr>
          <w:i/>
          <w:szCs w:val="24"/>
        </w:rPr>
        <w:t>Map</w:t>
      </w:r>
      <w:r w:rsidR="003A03FB" w:rsidRPr="000D0C0A">
        <w:rPr>
          <w:szCs w:val="24"/>
        </w:rPr>
        <w:t xml:space="preserve"> function, a single </w:t>
      </w:r>
      <w:r w:rsidR="006E34B8" w:rsidRPr="000D0C0A">
        <w:rPr>
          <w:szCs w:val="24"/>
        </w:rPr>
        <w:t>‘</w:t>
      </w:r>
      <w:r w:rsidR="003A03FB" w:rsidRPr="000D0C0A">
        <w:rPr>
          <w:szCs w:val="24"/>
        </w:rPr>
        <w:t>chunk</w:t>
      </w:r>
      <w:r w:rsidR="006E34B8" w:rsidRPr="000D0C0A">
        <w:rPr>
          <w:szCs w:val="24"/>
        </w:rPr>
        <w:t>’</w:t>
      </w:r>
      <w:r w:rsidR="003A03FB" w:rsidRPr="000D0C0A">
        <w:rPr>
          <w:szCs w:val="24"/>
        </w:rPr>
        <w:t xml:space="preserve"> and </w:t>
      </w:r>
      <w:r w:rsidR="00686C98">
        <w:rPr>
          <w:szCs w:val="24"/>
        </w:rPr>
        <w:t xml:space="preserve">single </w:t>
      </w:r>
      <w:r w:rsidR="003A03FB" w:rsidRPr="000D0C0A">
        <w:rPr>
          <w:szCs w:val="24"/>
        </w:rPr>
        <w:t xml:space="preserve">APU. </w:t>
      </w:r>
      <w:r w:rsidR="00B52E1D" w:rsidRPr="000D0C0A">
        <w:rPr>
          <w:szCs w:val="24"/>
        </w:rPr>
        <w:t xml:space="preserve">This reduces the overhead in each </w:t>
      </w:r>
      <w:r w:rsidR="00B52E1D" w:rsidRPr="000D0C0A">
        <w:rPr>
          <w:i/>
          <w:szCs w:val="24"/>
        </w:rPr>
        <w:t>Map Task</w:t>
      </w:r>
      <w:r w:rsidR="00B52E1D" w:rsidRPr="000D0C0A">
        <w:rPr>
          <w:szCs w:val="24"/>
        </w:rPr>
        <w:t>, and a</w:t>
      </w:r>
      <w:r w:rsidR="00B03F94" w:rsidRPr="000D0C0A">
        <w:rPr>
          <w:szCs w:val="24"/>
        </w:rPr>
        <w:t>lso makes the ‘chunks’ as large</w:t>
      </w:r>
      <w:r w:rsidR="00B52E1D" w:rsidRPr="000D0C0A">
        <w:rPr>
          <w:szCs w:val="24"/>
        </w:rPr>
        <w:t xml:space="preserve"> as possible, helping </w:t>
      </w:r>
      <w:r w:rsidR="00472EFC" w:rsidRPr="000D0C0A">
        <w:rPr>
          <w:szCs w:val="24"/>
        </w:rPr>
        <w:t>improve</w:t>
      </w:r>
      <w:r w:rsidR="00B52E1D" w:rsidRPr="000D0C0A">
        <w:rPr>
          <w:szCs w:val="24"/>
        </w:rPr>
        <w:t xml:space="preserve"> the </w:t>
      </w:r>
      <w:r w:rsidR="000066C3" w:rsidRPr="000D0C0A">
        <w:rPr>
          <w:szCs w:val="24"/>
        </w:rPr>
        <w:t xml:space="preserve">visual </w:t>
      </w:r>
      <w:r w:rsidR="00B52E1D" w:rsidRPr="000D0C0A">
        <w:rPr>
          <w:szCs w:val="24"/>
        </w:rPr>
        <w:t>quality of the output.</w:t>
      </w:r>
    </w:p>
    <w:p w14:paraId="616D903B" w14:textId="77777777" w:rsidR="00582174" w:rsidRPr="000D0C0A" w:rsidRDefault="00582174" w:rsidP="00582174"/>
    <w:p w14:paraId="6664190B" w14:textId="4BEF9DB5" w:rsidR="00C3373E" w:rsidRPr="000D0C0A" w:rsidRDefault="00185E54" w:rsidP="004259CB">
      <w:pPr>
        <w:pStyle w:val="Heading3"/>
      </w:pPr>
      <w:r w:rsidRPr="000D0C0A">
        <w:t>Amazon Cloud Architecture</w:t>
      </w:r>
    </w:p>
    <w:p w14:paraId="2921A6D2" w14:textId="19CB04A2" w:rsidR="00C36053" w:rsidRPr="000D0C0A" w:rsidRDefault="00660237" w:rsidP="00742EC2">
      <w:pPr>
        <w:ind w:firstLine="0"/>
      </w:pPr>
      <w:r w:rsidRPr="000D0C0A">
        <w:t xml:space="preserve">In order to run </w:t>
      </w:r>
      <w:r w:rsidR="002B7960">
        <w:t>a</w:t>
      </w:r>
      <w:r w:rsidRPr="000D0C0A">
        <w:t xml:space="preserve"> </w:t>
      </w:r>
      <w:r w:rsidRPr="004175BB">
        <w:rPr>
          <w:i/>
        </w:rPr>
        <w:t>Hadoop</w:t>
      </w:r>
      <w:r w:rsidR="00D83834">
        <w:t xml:space="preserve"> cluster for testing</w:t>
      </w:r>
      <w:r w:rsidR="00753036">
        <w:t xml:space="preserve"> </w:t>
      </w:r>
      <w:r w:rsidR="00A82AC0">
        <w:t>with</w:t>
      </w:r>
      <w:r w:rsidRPr="000D0C0A">
        <w:t xml:space="preserve"> access to the computational resource</w:t>
      </w:r>
      <w:r w:rsidR="00EB2CD9" w:rsidRPr="000D0C0A">
        <w:t>s</w:t>
      </w:r>
      <w:r w:rsidRPr="000D0C0A">
        <w:t xml:space="preserve"> required for video transcoding, we designed and implemented a system for operating the cluster in the ‘Cloud’ using Amazon Web Services</w:t>
      </w:r>
      <w:r w:rsidR="00415DE0" w:rsidRPr="000D0C0A">
        <w:t xml:space="preserve"> (AWS)</w:t>
      </w:r>
      <w:r w:rsidRPr="000D0C0A">
        <w:t>.</w:t>
      </w:r>
      <w:r w:rsidR="00F83B64" w:rsidRPr="000D0C0A">
        <w:t xml:space="preserve"> Amazon Elastic </w:t>
      </w:r>
      <w:r w:rsidR="00F83B64" w:rsidRPr="00435997">
        <w:rPr>
          <w:i/>
        </w:rPr>
        <w:t>MapReduce</w:t>
      </w:r>
      <w:r w:rsidR="00F83B64" w:rsidRPr="000D0C0A">
        <w:t xml:space="preserve"> </w:t>
      </w:r>
      <w:r w:rsidR="00A10A24" w:rsidRPr="000D0C0A">
        <w:t xml:space="preserve">(EMR) </w:t>
      </w:r>
      <w:r w:rsidR="00F83B64" w:rsidRPr="000D0C0A">
        <w:t>is a service that coordinates</w:t>
      </w:r>
      <w:r w:rsidR="00415DE0" w:rsidRPr="000D0C0A">
        <w:t xml:space="preserve"> the setup and configuration of a Hadoop cluster of a given size, allocating the correct number of computers and charging for the cluster on</w:t>
      </w:r>
      <w:r w:rsidR="00E64F95" w:rsidRPr="000D0C0A">
        <w:t xml:space="preserve"> a</w:t>
      </w:r>
      <w:r w:rsidR="00415DE0" w:rsidRPr="000D0C0A">
        <w:t xml:space="preserve"> pay-as-you-go basis. </w:t>
      </w:r>
      <w:r w:rsidR="00560A98" w:rsidRPr="000D0C0A">
        <w:t>Data is stored using Amazon</w:t>
      </w:r>
      <w:r w:rsidR="00667A5F" w:rsidRPr="000D0C0A">
        <w:t>’s</w:t>
      </w:r>
      <w:r w:rsidR="00560A98" w:rsidRPr="000D0C0A">
        <w:t xml:space="preserve"> Simple Storage Service (S3), where t</w:t>
      </w:r>
      <w:r w:rsidR="00435A3E" w:rsidRPr="000D0C0A">
        <w:t xml:space="preserve">ransfer to and from the cluster, </w:t>
      </w:r>
      <w:r w:rsidR="007C3FFE" w:rsidRPr="000D0C0A">
        <w:t>keepin</w:t>
      </w:r>
      <w:r w:rsidR="00435A3E" w:rsidRPr="000D0C0A">
        <w:t xml:space="preserve">g inside of the AWS data centre, is free-of-charge and data storage </w:t>
      </w:r>
      <w:r w:rsidR="00375189" w:rsidRPr="000D0C0A">
        <w:t>costs are charge</w:t>
      </w:r>
      <w:r w:rsidR="0050318C" w:rsidRPr="000D0C0A">
        <w:t>d</w:t>
      </w:r>
      <w:r w:rsidR="008C0A7C">
        <w:t xml:space="preserve"> per gigabyte-</w:t>
      </w:r>
      <w:r w:rsidR="00375189" w:rsidRPr="000D0C0A">
        <w:t>month.</w:t>
      </w:r>
    </w:p>
    <w:p w14:paraId="0B098861" w14:textId="09E8B066" w:rsidR="00C36053" w:rsidRDefault="009F28D2" w:rsidP="004259CB">
      <w:r w:rsidRPr="000D0C0A">
        <w:t xml:space="preserve">A </w:t>
      </w:r>
      <w:r w:rsidR="00D46F7A" w:rsidRPr="000D0C0A">
        <w:t>‘</w:t>
      </w:r>
      <w:r w:rsidRPr="000D0C0A">
        <w:t>Transcode Job</w:t>
      </w:r>
      <w:r w:rsidR="00D46F7A" w:rsidRPr="000D0C0A">
        <w:t>’</w:t>
      </w:r>
      <w:r w:rsidRPr="000D0C0A">
        <w:t xml:space="preserve"> is defined as </w:t>
      </w:r>
      <w:r w:rsidR="00F11454">
        <w:t>the</w:t>
      </w:r>
      <w:r w:rsidR="00867E14">
        <w:t xml:space="preserve"> process where</w:t>
      </w:r>
      <w:r w:rsidRPr="000D0C0A">
        <w:t xml:space="preserve"> a cluster </w:t>
      </w:r>
      <w:r w:rsidR="00AC4E61">
        <w:t>transcode</w:t>
      </w:r>
      <w:r w:rsidR="008D718A">
        <w:t>s</w:t>
      </w:r>
      <w:r w:rsidRPr="000D0C0A">
        <w:t xml:space="preserve"> one or more input files. We define </w:t>
      </w:r>
      <w:r w:rsidR="00D46F7A" w:rsidRPr="000D0C0A">
        <w:t>a</w:t>
      </w:r>
      <w:r w:rsidRPr="000D0C0A">
        <w:t xml:space="preserve"> ‘Transcode Job Definition file’</w:t>
      </w:r>
      <w:r w:rsidR="00D46F7A" w:rsidRPr="000D0C0A">
        <w:t xml:space="preserve"> that is stored </w:t>
      </w:r>
      <w:r w:rsidR="00780796" w:rsidRPr="000D0C0A">
        <w:t>on S3 and describes</w:t>
      </w:r>
      <w:r w:rsidRPr="000D0C0A">
        <w:t xml:space="preserve"> the settings for each of the transcodes that take place as part of </w:t>
      </w:r>
      <w:r w:rsidR="007D23B4" w:rsidRPr="000D0C0A">
        <w:t>a job.</w:t>
      </w:r>
    </w:p>
    <w:p w14:paraId="42820631" w14:textId="77777777" w:rsidR="0045029C" w:rsidRPr="000D0C0A" w:rsidRDefault="0045029C" w:rsidP="004259CB"/>
    <w:p w14:paraId="2941FD8C" w14:textId="43F4A287" w:rsidR="0045029C" w:rsidRDefault="0045029C" w:rsidP="0045029C">
      <w:pPr>
        <w:jc w:val="center"/>
      </w:pPr>
      <w:r w:rsidRPr="000D0C0A">
        <w:rPr>
          <w:noProof/>
          <w:lang w:val="en-US" w:eastAsia="en-US"/>
        </w:rPr>
        <mc:AlternateContent>
          <mc:Choice Requires="wps">
            <w:drawing>
              <wp:anchor distT="0" distB="0" distL="114300" distR="114300" simplePos="0" relativeHeight="251652096" behindDoc="0" locked="0" layoutInCell="1" allowOverlap="1" wp14:anchorId="13570175" wp14:editId="3064EEEF">
                <wp:simplePos x="0" y="0"/>
                <wp:positionH relativeFrom="column">
                  <wp:posOffset>3192780</wp:posOffset>
                </wp:positionH>
                <wp:positionV relativeFrom="paragraph">
                  <wp:posOffset>2437130</wp:posOffset>
                </wp:positionV>
                <wp:extent cx="2503170" cy="402590"/>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2503170" cy="4025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564A23" w14:textId="77777777" w:rsidR="00766A8B" w:rsidRDefault="00766A8B" w:rsidP="00A83BEE">
                            <w:pPr>
                              <w:ind w:firstLine="0"/>
                              <w:jc w:val="center"/>
                              <w:rPr>
                                <w:sz w:val="20"/>
                              </w:rPr>
                            </w:pPr>
                            <w:r>
                              <w:rPr>
                                <w:b/>
                                <w:sz w:val="20"/>
                              </w:rPr>
                              <w:t>Figure 9</w:t>
                            </w:r>
                            <w:r w:rsidRPr="009A66DF">
                              <w:rPr>
                                <w:b/>
                                <w:sz w:val="20"/>
                              </w:rPr>
                              <w:t>.</w:t>
                            </w:r>
                            <w:r w:rsidRPr="009A66DF">
                              <w:rPr>
                                <w:sz w:val="20"/>
                              </w:rPr>
                              <w:t xml:space="preserve"> </w:t>
                            </w:r>
                            <w:r>
                              <w:rPr>
                                <w:sz w:val="20"/>
                              </w:rPr>
                              <w:t>AWS cloud architecture overview</w:t>
                            </w:r>
                          </w:p>
                          <w:p w14:paraId="2D672796" w14:textId="77777777" w:rsidR="00766A8B" w:rsidRDefault="00766A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 o:spid="_x0000_s1040" type="#_x0000_t202" style="position:absolute;left:0;text-align:left;margin-left:251.4pt;margin-top:191.9pt;width:197.1pt;height:31.7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" filled="f" stroked="f">
                <v:textbox>
                  <w:txbxContent>
                    <w:p w14:paraId="74564A23" w14:textId="77777777" w:rsidR="00766A8B" w:rsidRDefault="00766A8B" w:rsidP="00A83BEE">
                      <w:pPr>
                        <w:ind w:firstLine="0"/>
                        <w:jc w:val="center"/>
                        <w:rPr>
                          <w:sz w:val="20"/>
                        </w:rPr>
                      </w:pPr>
                      <w:r>
                        <w:rPr>
                          <w:b/>
                          <w:sz w:val="20"/>
                        </w:rPr>
                        <w:t>Figure 9</w:t>
                      </w:r>
                      <w:r w:rsidRPr="009A66DF">
                        <w:rPr>
                          <w:b/>
                          <w:sz w:val="20"/>
                        </w:rPr>
                        <w:t>.</w:t>
                      </w:r>
                      <w:r w:rsidRPr="009A66DF">
                        <w:rPr>
                          <w:sz w:val="20"/>
                        </w:rPr>
                        <w:t xml:space="preserve"> </w:t>
                      </w:r>
                      <w:r>
                        <w:rPr>
                          <w:sz w:val="20"/>
                        </w:rPr>
                        <w:t>AWS cloud architecture overview</w:t>
                      </w:r>
                    </w:p>
                    <w:p w14:paraId="2D672796" w14:textId="77777777" w:rsidR="00766A8B" w:rsidRDefault="00766A8B"/>
                  </w:txbxContent>
                </v:textbox>
              </v:shape>
            </w:pict>
          </mc:Fallback>
        </mc:AlternateContent>
      </w:r>
      <w:r w:rsidRPr="00C1178D">
        <w:rPr>
          <w:noProof/>
          <w:lang w:val="en-US" w:eastAsia="en-US"/>
        </w:rPr>
        <w:drawing>
          <wp:inline distT="0" distB="0" distL="0" distR="0" wp14:anchorId="563D3028" wp14:editId="2B2F1460">
            <wp:extent cx="4419600" cy="2976245"/>
            <wp:effectExtent l="0" t="0" r="0" b="0"/>
            <wp:docPr id="3" name="Picture 3" descr="HDD:Users:tom:Desktop: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D:Users:tom:Desktop:image-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1589"/>
                    <a:stretch/>
                  </pic:blipFill>
                  <pic:spPr bwMode="auto">
                    <a:xfrm>
                      <a:off x="0" y="0"/>
                      <a:ext cx="4423563" cy="2978914"/>
                    </a:xfrm>
                    <a:prstGeom prst="rect">
                      <a:avLst/>
                    </a:prstGeom>
                    <a:noFill/>
                    <a:ln>
                      <a:noFill/>
                    </a:ln>
                    <a:extLst>
                      <a:ext uri="{53640926-AAD7-44d8-BBD7-CCE9431645EC}">
                        <a14:shadowObscured xmlns:a14="http://schemas.microsoft.com/office/drawing/2010/main"/>
                      </a:ext>
                    </a:extLst>
                  </pic:spPr>
                </pic:pic>
              </a:graphicData>
            </a:graphic>
          </wp:inline>
        </w:drawing>
      </w:r>
    </w:p>
    <w:p w14:paraId="07C1ACA9" w14:textId="77777777" w:rsidR="00660237" w:rsidRPr="000D0C0A" w:rsidRDefault="00660237" w:rsidP="004259CB">
      <w:r w:rsidRPr="000D0C0A">
        <w:t xml:space="preserve">The workflow for a ‘Transcode Job’ </w:t>
      </w:r>
      <w:r w:rsidR="00415DE0" w:rsidRPr="000D0C0A">
        <w:t xml:space="preserve">using AWS </w:t>
      </w:r>
      <w:r w:rsidRPr="000D0C0A">
        <w:t>is as follows</w:t>
      </w:r>
      <w:r w:rsidR="00074E54" w:rsidRPr="000D0C0A">
        <w:t xml:space="preserve"> an</w:t>
      </w:r>
      <w:r w:rsidR="005A02C1" w:rsidRPr="000D0C0A">
        <w:t>d can be traced through Figure 9</w:t>
      </w:r>
      <w:r w:rsidRPr="000D0C0A">
        <w:t xml:space="preserve">: </w:t>
      </w:r>
    </w:p>
    <w:p w14:paraId="2C098472" w14:textId="58ABF681" w:rsidR="00075D50" w:rsidRPr="000D0C0A" w:rsidRDefault="00EB2CD9" w:rsidP="00075D50">
      <w:pPr>
        <w:pStyle w:val="ListParagraph"/>
        <w:numPr>
          <w:ilvl w:val="0"/>
          <w:numId w:val="22"/>
        </w:numPr>
      </w:pPr>
      <w:r w:rsidRPr="000D0C0A">
        <w:t>The file</w:t>
      </w:r>
      <w:r w:rsidR="00AC4E61">
        <w:t>(s) to be transcoded are</w:t>
      </w:r>
      <w:r w:rsidR="0045029C">
        <w:t xml:space="preserve"> uploaded</w:t>
      </w:r>
      <w:r w:rsidR="00424AA6" w:rsidRPr="000D0C0A">
        <w:t xml:space="preserve"> to</w:t>
      </w:r>
      <w:r w:rsidR="007C3FFE" w:rsidRPr="000D0C0A">
        <w:t xml:space="preserve"> S3 from the submission machine using </w:t>
      </w:r>
      <w:r w:rsidR="00CE32A4" w:rsidRPr="000D0C0A">
        <w:t xml:space="preserve">one or more </w:t>
      </w:r>
      <w:r w:rsidR="007C3FFE" w:rsidRPr="000D0C0A">
        <w:t>HTTP</w:t>
      </w:r>
      <w:r w:rsidR="003B27CF" w:rsidRPr="000D0C0A">
        <w:t xml:space="preserve"> connections</w:t>
      </w:r>
      <w:r w:rsidR="007C3FFE" w:rsidRPr="000D0C0A">
        <w:t>.</w:t>
      </w:r>
    </w:p>
    <w:p w14:paraId="042AD3F9" w14:textId="77777777" w:rsidR="00075D50" w:rsidRPr="000D0C0A" w:rsidRDefault="002F55F1" w:rsidP="00075D50">
      <w:pPr>
        <w:pStyle w:val="ListParagraph"/>
        <w:numPr>
          <w:ilvl w:val="0"/>
          <w:numId w:val="22"/>
        </w:numPr>
      </w:pPr>
      <w:r w:rsidRPr="000D0C0A">
        <w:t>The workflow is submitted to</w:t>
      </w:r>
      <w:r w:rsidR="00075D50" w:rsidRPr="000D0C0A">
        <w:t xml:space="preserve"> EMR, sp</w:t>
      </w:r>
      <w:r w:rsidR="00B25A08" w:rsidRPr="000D0C0A">
        <w:t>ecifying the</w:t>
      </w:r>
      <w:r w:rsidR="00EB2CD9" w:rsidRPr="000D0C0A">
        <w:t xml:space="preserve"> processing</w:t>
      </w:r>
      <w:r w:rsidR="00B25A08" w:rsidRPr="000D0C0A">
        <w:t xml:space="preserve"> </w:t>
      </w:r>
      <w:r w:rsidR="00FA28D6" w:rsidRPr="000D0C0A">
        <w:t xml:space="preserve">parameters for the transcode job </w:t>
      </w:r>
      <w:r w:rsidR="00075D50" w:rsidRPr="000D0C0A">
        <w:t>through th</w:t>
      </w:r>
      <w:r w:rsidR="00756CFE" w:rsidRPr="000D0C0A">
        <w:t xml:space="preserve">e use of a </w:t>
      </w:r>
      <w:r w:rsidR="007967B1" w:rsidRPr="000D0C0A">
        <w:t xml:space="preserve">transcode job definition file </w:t>
      </w:r>
      <w:r w:rsidR="00B25A08" w:rsidRPr="000D0C0A">
        <w:t>that is stored and uploaded to</w:t>
      </w:r>
      <w:r w:rsidR="00756CFE" w:rsidRPr="000D0C0A">
        <w:t xml:space="preserve"> S3.</w:t>
      </w:r>
    </w:p>
    <w:p w14:paraId="7A12A0AA" w14:textId="77777777" w:rsidR="00756CFE" w:rsidRPr="000D0C0A" w:rsidRDefault="002411CA" w:rsidP="00075D50">
      <w:pPr>
        <w:pStyle w:val="ListParagraph"/>
        <w:numPr>
          <w:ilvl w:val="0"/>
          <w:numId w:val="22"/>
        </w:numPr>
      </w:pPr>
      <w:r w:rsidRPr="000D0C0A">
        <w:t xml:space="preserve">Each transcode operation is then processed from the definition file. </w:t>
      </w:r>
      <w:r w:rsidR="00756CFE" w:rsidRPr="000D0C0A">
        <w:t xml:space="preserve">The master node then copies the file from S3, and </w:t>
      </w:r>
      <w:r w:rsidR="001F3699" w:rsidRPr="000D0C0A">
        <w:t xml:space="preserve">the </w:t>
      </w:r>
      <w:r w:rsidR="001F3699" w:rsidRPr="000D0C0A">
        <w:rPr>
          <w:i/>
        </w:rPr>
        <w:t>Demux</w:t>
      </w:r>
      <w:r w:rsidR="001F3699" w:rsidRPr="000D0C0A">
        <w:t xml:space="preserve"> process splits the file into chunks, distributing it randomly amongst each of the slave nodes.</w:t>
      </w:r>
    </w:p>
    <w:p w14:paraId="37AA9637" w14:textId="0B841B17" w:rsidR="001F3699" w:rsidRPr="000D0C0A" w:rsidRDefault="001841F0" w:rsidP="00075D50">
      <w:pPr>
        <w:pStyle w:val="ListParagraph"/>
        <w:numPr>
          <w:ilvl w:val="0"/>
          <w:numId w:val="22"/>
        </w:numPr>
      </w:pPr>
      <w:r w:rsidRPr="000D0C0A">
        <w:t xml:space="preserve">A </w:t>
      </w:r>
      <w:r w:rsidRPr="00F15A74">
        <w:rPr>
          <w:i/>
        </w:rPr>
        <w:t>Hadoop</w:t>
      </w:r>
      <w:r w:rsidRPr="000D0C0A">
        <w:t xml:space="preserve"> </w:t>
      </w:r>
      <w:r w:rsidR="001F3699" w:rsidRPr="000D0C0A">
        <w:t>job is then submitted</w:t>
      </w:r>
      <w:r w:rsidR="00BF6968" w:rsidRPr="000D0C0A">
        <w:t xml:space="preserve"> to the cluster</w:t>
      </w:r>
      <w:r w:rsidR="002C6AFC">
        <w:t>’s ‘</w:t>
      </w:r>
      <w:proofErr w:type="spellStart"/>
      <w:r w:rsidR="002C6AFC">
        <w:t>JobTracker</w:t>
      </w:r>
      <w:proofErr w:type="spellEnd"/>
      <w:r w:rsidR="002C6AFC">
        <w:t xml:space="preserve">’, </w:t>
      </w:r>
      <w:r w:rsidRPr="000D0C0A">
        <w:t xml:space="preserve">the process in </w:t>
      </w:r>
      <w:r w:rsidRPr="00F15A74">
        <w:rPr>
          <w:i/>
        </w:rPr>
        <w:t>Hadoop</w:t>
      </w:r>
      <w:r w:rsidRPr="000D0C0A">
        <w:t xml:space="preserve"> that coordinates the allocation of tasks</w:t>
      </w:r>
      <w:r w:rsidR="001B26EC" w:rsidRPr="000D0C0A">
        <w:t>. E</w:t>
      </w:r>
      <w:r w:rsidR="00BF6968" w:rsidRPr="000D0C0A">
        <w:t>ach s</w:t>
      </w:r>
      <w:r w:rsidR="002C6AFC">
        <w:t xml:space="preserve">lave begins processing the </w:t>
      </w:r>
      <w:r w:rsidR="002C6AFC" w:rsidRPr="002C6AFC">
        <w:rPr>
          <w:i/>
        </w:rPr>
        <w:t>Map T</w:t>
      </w:r>
      <w:r w:rsidR="00BF6968" w:rsidRPr="002C6AFC">
        <w:rPr>
          <w:i/>
        </w:rPr>
        <w:t>asks</w:t>
      </w:r>
      <w:r w:rsidR="00BF6968" w:rsidRPr="000D0C0A">
        <w:t xml:space="preserve"> </w:t>
      </w:r>
      <w:r w:rsidR="00BF6968" w:rsidRPr="000D0C0A">
        <w:lastRenderedPageBreak/>
        <w:t xml:space="preserve">that it gets assigned. </w:t>
      </w:r>
      <w:r w:rsidR="006849AA" w:rsidRPr="000D0C0A">
        <w:t>The ‘</w:t>
      </w:r>
      <w:proofErr w:type="spellStart"/>
      <w:r w:rsidR="006849AA" w:rsidRPr="000D0C0A">
        <w:t>JobTracker</w:t>
      </w:r>
      <w:proofErr w:type="spellEnd"/>
      <w:r w:rsidR="006849AA" w:rsidRPr="000D0C0A">
        <w:t>’</w:t>
      </w:r>
      <w:r w:rsidR="002C6AFC">
        <w:t xml:space="preserve"> assigns the </w:t>
      </w:r>
      <w:r w:rsidR="002C6AFC" w:rsidRPr="002C6AFC">
        <w:rPr>
          <w:i/>
        </w:rPr>
        <w:t>Map T</w:t>
      </w:r>
      <w:r w:rsidR="00BF6968" w:rsidRPr="002C6AFC">
        <w:rPr>
          <w:i/>
        </w:rPr>
        <w:t>asks</w:t>
      </w:r>
      <w:r w:rsidR="00BF6968" w:rsidRPr="000D0C0A">
        <w:t xml:space="preserve"> to the slaves </w:t>
      </w:r>
      <w:r w:rsidR="00BC7394" w:rsidRPr="000D0C0A">
        <w:t>that are storing the data locally</w:t>
      </w:r>
      <w:r w:rsidR="00BF6968" w:rsidRPr="000D0C0A">
        <w:t xml:space="preserve"> first, and the random distribution </w:t>
      </w:r>
      <w:r w:rsidR="00A361E2" w:rsidRPr="000D0C0A">
        <w:t>of blocks in HDFS</w:t>
      </w:r>
      <w:r w:rsidR="001F4518" w:rsidRPr="000D0C0A">
        <w:t xml:space="preserve"> </w:t>
      </w:r>
      <w:r w:rsidR="00BF6968" w:rsidRPr="000D0C0A">
        <w:t>means that nearly all slaves</w:t>
      </w:r>
      <w:r w:rsidR="00FD356E" w:rsidRPr="000D0C0A">
        <w:t xml:space="preserve"> are able to</w:t>
      </w:r>
      <w:r w:rsidR="00BF6968" w:rsidRPr="000D0C0A">
        <w:t xml:space="preserve"> process l</w:t>
      </w:r>
      <w:r w:rsidR="002C6AFC">
        <w:t xml:space="preserve">ocal data. Once all of the </w:t>
      </w:r>
      <w:r w:rsidR="002C6AFC" w:rsidRPr="002C6AFC">
        <w:rPr>
          <w:i/>
        </w:rPr>
        <w:t>Map T</w:t>
      </w:r>
      <w:r w:rsidR="00BF6968" w:rsidRPr="002C6AFC">
        <w:rPr>
          <w:i/>
        </w:rPr>
        <w:t>asks</w:t>
      </w:r>
      <w:r w:rsidR="00BF6968" w:rsidRPr="000D0C0A">
        <w:t xml:space="preserve"> are complete</w:t>
      </w:r>
      <w:r w:rsidR="00364104" w:rsidRPr="000D0C0A">
        <w:t xml:space="preserve">, the </w:t>
      </w:r>
      <w:r w:rsidR="00364104" w:rsidRPr="000D0C0A">
        <w:rPr>
          <w:i/>
        </w:rPr>
        <w:t>Reduce</w:t>
      </w:r>
      <w:r w:rsidR="00364104" w:rsidRPr="000D0C0A">
        <w:t xml:space="preserve"> phase runs, </w:t>
      </w:r>
      <w:r w:rsidR="003E44F4" w:rsidRPr="000D0C0A">
        <w:t>t</w:t>
      </w:r>
      <w:r w:rsidR="00CE4455">
        <w:t>ransferring</w:t>
      </w:r>
      <w:r w:rsidR="003E44F4" w:rsidRPr="000D0C0A">
        <w:t xml:space="preserve"> the intermediate data from the appropriate nodes in the </w:t>
      </w:r>
      <w:r w:rsidR="00643AEC" w:rsidRPr="000D0C0A">
        <w:t>cluster</w:t>
      </w:r>
      <w:r w:rsidR="003E44F4" w:rsidRPr="000D0C0A">
        <w:t xml:space="preserve"> </w:t>
      </w:r>
      <w:r w:rsidR="00364104" w:rsidRPr="000D0C0A">
        <w:t xml:space="preserve">and </w:t>
      </w:r>
      <w:r w:rsidR="00616C2F">
        <w:t xml:space="preserve">storing the output </w:t>
      </w:r>
      <w:r w:rsidR="00935CFC" w:rsidRPr="000D0C0A">
        <w:t>in</w:t>
      </w:r>
      <w:r w:rsidR="006C3E0B" w:rsidRPr="000D0C0A">
        <w:t xml:space="preserve"> the</w:t>
      </w:r>
      <w:r w:rsidR="00935CFC" w:rsidRPr="000D0C0A">
        <w:t xml:space="preserve"> </w:t>
      </w:r>
      <w:r w:rsidR="005920DF" w:rsidRPr="000D0C0A">
        <w:t>HDFS</w:t>
      </w:r>
      <w:r w:rsidR="00616C2F">
        <w:t>.</w:t>
      </w:r>
    </w:p>
    <w:p w14:paraId="26518A95" w14:textId="173DACE6" w:rsidR="00BF6968" w:rsidRPr="000D0C0A" w:rsidRDefault="00BF6968" w:rsidP="00075D50">
      <w:pPr>
        <w:pStyle w:val="ListParagraph"/>
        <w:numPr>
          <w:ilvl w:val="0"/>
          <w:numId w:val="22"/>
        </w:numPr>
      </w:pPr>
      <w:r w:rsidRPr="000D0C0A">
        <w:t xml:space="preserve">The </w:t>
      </w:r>
      <w:r w:rsidRPr="000D0C0A">
        <w:rPr>
          <w:i/>
        </w:rPr>
        <w:t>Merge</w:t>
      </w:r>
      <w:r w:rsidRPr="000D0C0A">
        <w:t xml:space="preserve"> operation then begins on the Master</w:t>
      </w:r>
      <w:r w:rsidR="00616C2F">
        <w:t xml:space="preserve"> node</w:t>
      </w:r>
      <w:r w:rsidRPr="000D0C0A">
        <w:t>, taking each of t</w:t>
      </w:r>
      <w:r w:rsidR="00AC03AD" w:rsidRPr="000D0C0A">
        <w:t xml:space="preserve">he segments of output from the </w:t>
      </w:r>
      <w:r w:rsidR="00AC03AD" w:rsidRPr="000D0C0A">
        <w:rPr>
          <w:i/>
        </w:rPr>
        <w:t>R</w:t>
      </w:r>
      <w:r w:rsidRPr="000D0C0A">
        <w:rPr>
          <w:i/>
        </w:rPr>
        <w:t>educe</w:t>
      </w:r>
      <w:r w:rsidRPr="000D0C0A">
        <w:t xml:space="preserve"> phase from the dis</w:t>
      </w:r>
      <w:r w:rsidR="00616C2F">
        <w:t>tributed file system, and merging</w:t>
      </w:r>
      <w:r w:rsidRPr="000D0C0A">
        <w:t xml:space="preserve"> them into a final file that it</w:t>
      </w:r>
      <w:r w:rsidR="00D76696" w:rsidRPr="000D0C0A">
        <w:t xml:space="preserve"> then copies onto S3 for persistent storage.</w:t>
      </w:r>
    </w:p>
    <w:p w14:paraId="213E3E5D" w14:textId="341EA0AA" w:rsidR="00C36053" w:rsidRPr="000D0C0A" w:rsidRDefault="006968D8" w:rsidP="004259CB">
      <w:pPr>
        <w:pStyle w:val="ListParagraph"/>
        <w:numPr>
          <w:ilvl w:val="0"/>
          <w:numId w:val="22"/>
        </w:numPr>
      </w:pPr>
      <w:r w:rsidRPr="000D0C0A">
        <w:t>The final output is</w:t>
      </w:r>
      <w:r w:rsidR="00BF6968" w:rsidRPr="000D0C0A">
        <w:t xml:space="preserve"> then copied from S3 back onto the machine that submitted it (or left on S3 and served to client</w:t>
      </w:r>
      <w:r w:rsidR="00AE2507" w:rsidRPr="000D0C0A">
        <w:t>s</w:t>
      </w:r>
      <w:r w:rsidR="00BF6968" w:rsidRPr="000D0C0A">
        <w:t xml:space="preserve"> on the web directly).  </w:t>
      </w:r>
      <w:r w:rsidR="0086166B" w:rsidRPr="000D0C0A">
        <w:t xml:space="preserve">We </w:t>
      </w:r>
      <w:r w:rsidR="00616C2F">
        <w:t xml:space="preserve">then </w:t>
      </w:r>
      <w:r w:rsidR="0086166B" w:rsidRPr="000D0C0A">
        <w:t>repeat from step 3 until all the files in the job definition file are processed.</w:t>
      </w:r>
    </w:p>
    <w:p w14:paraId="6BEB2D28" w14:textId="1DD0C585" w:rsidR="00C36053" w:rsidRPr="000D0C0A" w:rsidRDefault="009F28D2" w:rsidP="004259CB">
      <w:r w:rsidRPr="000D0C0A">
        <w:t>Throughout the execution of a ‘Transcode Job’</w:t>
      </w:r>
      <w:r w:rsidR="00D4158F" w:rsidRPr="000D0C0A">
        <w:t xml:space="preserve"> </w:t>
      </w:r>
      <w:r w:rsidR="004A4CC4" w:rsidRPr="000D0C0A">
        <w:t>the Master node on the cluster</w:t>
      </w:r>
      <w:r w:rsidR="00D4158F" w:rsidRPr="000D0C0A">
        <w:t xml:space="preserve"> </w:t>
      </w:r>
      <w:r w:rsidR="00C60F01">
        <w:t xml:space="preserve">and each of the </w:t>
      </w:r>
      <w:r w:rsidR="00C60F01" w:rsidRPr="00C60F01">
        <w:rPr>
          <w:i/>
        </w:rPr>
        <w:t>Map Tasks</w:t>
      </w:r>
      <w:r w:rsidR="00C835B2" w:rsidRPr="000D0C0A">
        <w:t xml:space="preserve"> that </w:t>
      </w:r>
      <w:r w:rsidR="00D4158F" w:rsidRPr="000D0C0A">
        <w:t xml:space="preserve">are running on the slave nodes </w:t>
      </w:r>
      <w:r w:rsidR="00C835B2" w:rsidRPr="000D0C0A">
        <w:t>report their progress back to a key-value database system provided by Amazon call</w:t>
      </w:r>
      <w:r w:rsidR="00423256" w:rsidRPr="000D0C0A">
        <w:t>ed</w:t>
      </w:r>
      <w:r w:rsidR="00C835B2" w:rsidRPr="000D0C0A">
        <w:t xml:space="preserve"> SimpleDB. We record the progress </w:t>
      </w:r>
      <w:r w:rsidR="00664CF7" w:rsidRPr="000D0C0A">
        <w:t xml:space="preserve">and the log output </w:t>
      </w:r>
      <w:r w:rsidR="00D824D8" w:rsidRPr="000D0C0A">
        <w:t>of each</w:t>
      </w:r>
      <w:r w:rsidR="00C835B2" w:rsidRPr="000D0C0A">
        <w:t xml:space="preserve"> </w:t>
      </w:r>
      <w:r w:rsidR="00C835B2" w:rsidRPr="000D0C0A">
        <w:rPr>
          <w:i/>
        </w:rPr>
        <w:t>Map</w:t>
      </w:r>
      <w:r w:rsidR="00D824D8" w:rsidRPr="000D0C0A">
        <w:t xml:space="preserve"> execution</w:t>
      </w:r>
      <w:r w:rsidR="00C835B2" w:rsidRPr="000D0C0A">
        <w:t xml:space="preserve"> so that we can give an overall progress of the job as it executes</w:t>
      </w:r>
      <w:r w:rsidR="00AE4D52" w:rsidRPr="000D0C0A">
        <w:t xml:space="preserve">, and </w:t>
      </w:r>
      <w:r w:rsidR="00664CF7" w:rsidRPr="000D0C0A">
        <w:t>inspect the logs if needed.</w:t>
      </w:r>
      <w:r w:rsidR="00C835B2" w:rsidRPr="000D0C0A">
        <w:t xml:space="preserve"> We also record the time that each of the phases begins</w:t>
      </w:r>
      <w:r w:rsidR="002B19AB" w:rsidRPr="000D0C0A">
        <w:t xml:space="preserve"> for each file being processed</w:t>
      </w:r>
      <w:r w:rsidR="00C835B2" w:rsidRPr="000D0C0A">
        <w:t>, and we use this information to analyse the performance of the cluster overall. All of this information is read directly out of SimpleDB by t</w:t>
      </w:r>
      <w:r w:rsidR="00432D94" w:rsidRPr="000D0C0A">
        <w:t xml:space="preserve">he machine that submits the job, and can be read incrementally as it is added. </w:t>
      </w:r>
    </w:p>
    <w:p w14:paraId="38303A4A" w14:textId="572FBA69" w:rsidR="00662781" w:rsidRPr="000D0C0A" w:rsidRDefault="005A02C1" w:rsidP="00662781">
      <w:pPr>
        <w:rPr>
          <w:szCs w:val="24"/>
        </w:rPr>
      </w:pPr>
      <w:r w:rsidRPr="000D0C0A">
        <w:rPr>
          <w:szCs w:val="24"/>
        </w:rPr>
        <w:t>Figure 9</w:t>
      </w:r>
      <w:r w:rsidR="00DF5495" w:rsidRPr="000D0C0A">
        <w:rPr>
          <w:szCs w:val="24"/>
        </w:rPr>
        <w:t xml:space="preserve"> also shows the </w:t>
      </w:r>
      <w:r w:rsidR="00DF5495" w:rsidRPr="000D0C0A">
        <w:rPr>
          <w:i/>
          <w:szCs w:val="24"/>
        </w:rPr>
        <w:t>Map Task Slots</w:t>
      </w:r>
      <w:r w:rsidR="005A71B7" w:rsidRPr="000D0C0A">
        <w:rPr>
          <w:szCs w:val="24"/>
        </w:rPr>
        <w:t xml:space="preserve"> running on each slave</w:t>
      </w:r>
      <w:r w:rsidR="00D824D8" w:rsidRPr="000D0C0A">
        <w:rPr>
          <w:szCs w:val="24"/>
        </w:rPr>
        <w:t xml:space="preserve"> (denoted as small squares inside of the slaves)</w:t>
      </w:r>
      <w:r w:rsidR="005A71B7" w:rsidRPr="000D0C0A">
        <w:rPr>
          <w:szCs w:val="24"/>
        </w:rPr>
        <w:t xml:space="preserve">, a total of 4 per machine. Each of these slots runs a ‘TaskTracker’ and it is this ‘TaskTracker’ that communicates with either the underlying HDFS instances on the local machine, or that of a remote machine to get the data for input to the </w:t>
      </w:r>
      <w:r w:rsidR="005A71B7" w:rsidRPr="000D0C0A">
        <w:rPr>
          <w:i/>
          <w:szCs w:val="24"/>
        </w:rPr>
        <w:t>Map Task</w:t>
      </w:r>
      <w:r w:rsidR="005A71B7" w:rsidRPr="000D0C0A">
        <w:rPr>
          <w:szCs w:val="24"/>
        </w:rPr>
        <w:t xml:space="preserve"> it is </w:t>
      </w:r>
      <w:r w:rsidR="00F56EA0" w:rsidRPr="000D0C0A">
        <w:rPr>
          <w:szCs w:val="24"/>
        </w:rPr>
        <w:t xml:space="preserve">currently </w:t>
      </w:r>
      <w:r w:rsidR="007D23B4" w:rsidRPr="000D0C0A">
        <w:rPr>
          <w:szCs w:val="24"/>
        </w:rPr>
        <w:t>running</w:t>
      </w:r>
      <w:r w:rsidR="00C1178D">
        <w:rPr>
          <w:szCs w:val="24"/>
        </w:rPr>
        <w:t xml:space="preserve">. </w:t>
      </w:r>
      <w:r w:rsidR="00B03F94" w:rsidRPr="000D0C0A">
        <w:rPr>
          <w:szCs w:val="24"/>
        </w:rPr>
        <w:t xml:space="preserve">It should also be noted that </w:t>
      </w:r>
      <w:r w:rsidR="00B03F94" w:rsidRPr="00562CA1">
        <w:rPr>
          <w:i/>
          <w:szCs w:val="24"/>
        </w:rPr>
        <w:t>Hadoop</w:t>
      </w:r>
      <w:r w:rsidR="00B03F94" w:rsidRPr="000D0C0A">
        <w:rPr>
          <w:szCs w:val="24"/>
        </w:rPr>
        <w:t xml:space="preserve"> manages the retry of </w:t>
      </w:r>
      <w:r w:rsidR="00B03F94" w:rsidRPr="000D0C0A">
        <w:rPr>
          <w:i/>
          <w:szCs w:val="24"/>
        </w:rPr>
        <w:t>Map Tasks</w:t>
      </w:r>
      <w:r w:rsidR="00B03F94" w:rsidRPr="000D0C0A">
        <w:rPr>
          <w:szCs w:val="24"/>
        </w:rPr>
        <w:t xml:space="preserve"> that fail, and also t</w:t>
      </w:r>
      <w:r w:rsidR="00C60F01">
        <w:rPr>
          <w:szCs w:val="24"/>
        </w:rPr>
        <w:t xml:space="preserve">he retry of any nodes that fail, </w:t>
      </w:r>
      <w:r w:rsidR="00B03F94" w:rsidRPr="000D0C0A">
        <w:rPr>
          <w:szCs w:val="24"/>
        </w:rPr>
        <w:t>providing a limited amount of redundancy to independent failures in the cluster.</w:t>
      </w:r>
    </w:p>
    <w:p w14:paraId="2D38EBF2" w14:textId="77777777" w:rsidR="00B525C4" w:rsidRPr="000D0C0A" w:rsidRDefault="005241DD" w:rsidP="005241DD">
      <w:pPr>
        <w:pStyle w:val="Heading3"/>
        <w:rPr>
          <w:szCs w:val="24"/>
        </w:rPr>
      </w:pPr>
      <w:r w:rsidRPr="000D0C0A">
        <w:t xml:space="preserve">Map Task </w:t>
      </w:r>
      <w:r w:rsidR="00662781" w:rsidRPr="000D0C0A">
        <w:t>Resource Allocation</w:t>
      </w:r>
    </w:p>
    <w:p w14:paraId="7BC06C31" w14:textId="3DEF5C45" w:rsidR="00C36053" w:rsidRPr="000D0C0A" w:rsidRDefault="005241DD" w:rsidP="00742EC2">
      <w:pPr>
        <w:ind w:firstLine="0"/>
      </w:pPr>
      <w:r w:rsidRPr="000D0C0A">
        <w:t>Each of the slave machines running in the cluster are Amazon’s High-CPU Extra Large instances, wi</w:t>
      </w:r>
      <w:r w:rsidR="00C1215C" w:rsidRPr="000D0C0A">
        <w:t xml:space="preserve">th 7Gb of memory and 8x </w:t>
      </w:r>
      <w:r w:rsidRPr="000D0C0A">
        <w:t xml:space="preserve">2.33Ghz cores (more specifically two quad core Xeon E5410 processors). This makes them ideal for video transcoding, and when </w:t>
      </w:r>
      <w:r w:rsidR="00F953FB" w:rsidRPr="000D0C0A">
        <w:t>combined</w:t>
      </w:r>
      <w:r w:rsidR="004E6ECD" w:rsidRPr="000D0C0A">
        <w:t xml:space="preserve"> in a cluster, </w:t>
      </w:r>
      <w:r w:rsidRPr="000D0C0A">
        <w:t>a formidable amount of computational power</w:t>
      </w:r>
      <w:r w:rsidR="00516237">
        <w:t xml:space="preserve"> (~1</w:t>
      </w:r>
      <w:r w:rsidR="004E629C">
        <w:t>.</w:t>
      </w:r>
      <w:r w:rsidR="00516237">
        <w:t>4</w:t>
      </w:r>
      <w:r w:rsidR="00983F28">
        <w:t xml:space="preserve">59 </w:t>
      </w:r>
      <w:proofErr w:type="spellStart"/>
      <w:r w:rsidR="004E629C">
        <w:t>tera</w:t>
      </w:r>
      <w:r w:rsidR="00305D1A" w:rsidRPr="00305D1A">
        <w:t>FLOPS</w:t>
      </w:r>
      <w:proofErr w:type="spellEnd"/>
      <w:r w:rsidR="00516237">
        <w:t xml:space="preserve">, for </w:t>
      </w:r>
      <w:r w:rsidR="00687607">
        <w:t xml:space="preserve">a </w:t>
      </w:r>
      <w:r w:rsidR="00516237">
        <w:t xml:space="preserve">19 node </w:t>
      </w:r>
      <w:r w:rsidR="005E5CD0">
        <w:t>cluster</w:t>
      </w:r>
      <w:r w:rsidR="00516237">
        <w:t>)</w:t>
      </w:r>
      <w:r w:rsidRPr="000D0C0A">
        <w:t xml:space="preserve">. </w:t>
      </w:r>
      <w:r w:rsidR="00F953FB" w:rsidRPr="000D0C0A">
        <w:t>Whilst some of the memory in the physical machine is lost to the virtualisation system Amazon use to impleme</w:t>
      </w:r>
      <w:r w:rsidR="00C1215C" w:rsidRPr="000D0C0A">
        <w:t>nt the Elastic Compute system</w:t>
      </w:r>
      <w:r w:rsidR="00D9087D" w:rsidRPr="000D0C0A">
        <w:t xml:space="preserve"> (</w:t>
      </w:r>
      <w:r w:rsidR="00512F02" w:rsidRPr="000D0C0A">
        <w:t>a</w:t>
      </w:r>
      <w:r w:rsidR="00EA03E6" w:rsidRPr="000D0C0A">
        <w:t xml:space="preserve"> modified version of </w:t>
      </w:r>
      <w:proofErr w:type="spellStart"/>
      <w:r w:rsidR="00EA03E6" w:rsidRPr="000D0C0A">
        <w:t>Xen</w:t>
      </w:r>
      <w:proofErr w:type="spellEnd"/>
      <w:r w:rsidR="00EA03E6" w:rsidRPr="000D0C0A">
        <w:rPr>
          <w:rStyle w:val="FootnoteReference"/>
        </w:rPr>
        <w:footnoteReference w:id="8"/>
      </w:r>
      <w:r w:rsidR="00EA03E6" w:rsidRPr="000D0C0A">
        <w:t>)</w:t>
      </w:r>
      <w:r w:rsidR="00C1215C" w:rsidRPr="000D0C0A">
        <w:t>, very little CPU power is lost</w:t>
      </w:r>
      <w:r w:rsidR="00E801DD">
        <w:t xml:space="preserve">, </w:t>
      </w:r>
      <w:r w:rsidR="00BA57BE" w:rsidRPr="000D0C0A">
        <w:t xml:space="preserve">as the majority of the </w:t>
      </w:r>
      <w:r w:rsidR="00D26F46" w:rsidRPr="000D0C0A">
        <w:t>instructions</w:t>
      </w:r>
      <w:r w:rsidR="00052E79" w:rsidRPr="000D0C0A">
        <w:t xml:space="preserve"> operate</w:t>
      </w:r>
      <w:r w:rsidR="00BA57BE" w:rsidRPr="000D0C0A">
        <w:t xml:space="preserve"> directly on the underlying hardware</w:t>
      </w:r>
      <w:r w:rsidR="00C1215C" w:rsidRPr="000D0C0A">
        <w:t xml:space="preserve">. </w:t>
      </w:r>
    </w:p>
    <w:p w14:paraId="2003865E" w14:textId="7E966099" w:rsidR="00BA1450" w:rsidRPr="000D0C0A" w:rsidRDefault="00C1215C" w:rsidP="008C622F">
      <w:r w:rsidRPr="000D0C0A">
        <w:t xml:space="preserve">This would appear to make it ideal to have </w:t>
      </w:r>
      <w:r w:rsidRPr="0051798A">
        <w:rPr>
          <w:i/>
        </w:rPr>
        <w:t>Hadoop</w:t>
      </w:r>
      <w:r w:rsidR="0051798A">
        <w:t xml:space="preserve"> allocate 8 </w:t>
      </w:r>
      <w:r w:rsidR="0051798A" w:rsidRPr="0051798A">
        <w:rPr>
          <w:i/>
        </w:rPr>
        <w:t>Map Task S</w:t>
      </w:r>
      <w:r w:rsidRPr="0051798A">
        <w:rPr>
          <w:i/>
        </w:rPr>
        <w:t>lots</w:t>
      </w:r>
      <w:r w:rsidRPr="000D0C0A">
        <w:t xml:space="preserve">, and 8 </w:t>
      </w:r>
      <w:r w:rsidRPr="007C5544">
        <w:rPr>
          <w:i/>
        </w:rPr>
        <w:t xml:space="preserve">Reduce </w:t>
      </w:r>
      <w:r w:rsidR="007C5544" w:rsidRPr="007C5544">
        <w:rPr>
          <w:i/>
        </w:rPr>
        <w:t>T</w:t>
      </w:r>
      <w:r w:rsidR="00152DEC" w:rsidRPr="007C5544">
        <w:rPr>
          <w:i/>
        </w:rPr>
        <w:t xml:space="preserve">ask </w:t>
      </w:r>
      <w:r w:rsidR="007C5544" w:rsidRPr="007C5544">
        <w:rPr>
          <w:i/>
        </w:rPr>
        <w:t>S</w:t>
      </w:r>
      <w:r w:rsidRPr="007C5544">
        <w:rPr>
          <w:i/>
        </w:rPr>
        <w:t>lots</w:t>
      </w:r>
      <w:r w:rsidRPr="000D0C0A">
        <w:t xml:space="preserve"> to each machine, essentially </w:t>
      </w:r>
      <w:r w:rsidR="0003133F" w:rsidRPr="000D0C0A">
        <w:t>forcing</w:t>
      </w:r>
      <w:r w:rsidRPr="000D0C0A">
        <w:t xml:space="preserve"> the CPU affinity of each task to one of the given processing cores. However, after some initial bench</w:t>
      </w:r>
      <w:r w:rsidR="001B1782">
        <w:t>marks, it became clear that for</w:t>
      </w:r>
      <w:r w:rsidRPr="000D0C0A">
        <w:t xml:space="preserve"> high-resolution files there was not enough memory </w:t>
      </w:r>
      <w:r w:rsidR="00F2395F" w:rsidRPr="000D0C0A">
        <w:t>available</w:t>
      </w:r>
      <w:r w:rsidR="00F75741" w:rsidRPr="000D0C0A">
        <w:t xml:space="preserve"> </w:t>
      </w:r>
      <w:r w:rsidRPr="000D0C0A">
        <w:t xml:space="preserve">for 8 </w:t>
      </w:r>
      <w:r w:rsidRPr="000B4A4A">
        <w:rPr>
          <w:i/>
        </w:rPr>
        <w:t>Map</w:t>
      </w:r>
      <w:r w:rsidR="00F2395F" w:rsidRPr="000D0C0A">
        <w:t>/</w:t>
      </w:r>
      <w:r w:rsidR="00F2395F" w:rsidRPr="000B4A4A">
        <w:rPr>
          <w:i/>
        </w:rPr>
        <w:t>Reduce</w:t>
      </w:r>
      <w:r w:rsidRPr="000D0C0A">
        <w:t xml:space="preserve"> Tasks, HDFS, the TaskTr</w:t>
      </w:r>
      <w:r w:rsidR="00B63EB9" w:rsidRPr="000D0C0A">
        <w:t>acker system and the Linux</w:t>
      </w:r>
      <w:r w:rsidRPr="000D0C0A">
        <w:t xml:space="preserve"> kernel</w:t>
      </w:r>
      <w:r w:rsidR="000B4A4A">
        <w:t xml:space="preserve"> on each machine</w:t>
      </w:r>
      <w:r w:rsidR="005C4117">
        <w:t xml:space="preserve">. </w:t>
      </w:r>
      <w:r w:rsidR="005C4117" w:rsidRPr="005C4117">
        <w:rPr>
          <w:i/>
        </w:rPr>
        <w:t>Map T</w:t>
      </w:r>
      <w:r w:rsidRPr="005C4117">
        <w:rPr>
          <w:i/>
        </w:rPr>
        <w:t>asks</w:t>
      </w:r>
      <w:r w:rsidRPr="000D0C0A">
        <w:t xml:space="preserve"> failed frequently and the Linux kernel was forced to </w:t>
      </w:r>
      <w:r w:rsidR="00336012" w:rsidRPr="000D0C0A">
        <w:t>kill</w:t>
      </w:r>
      <w:r w:rsidR="00683909" w:rsidRPr="000D0C0A">
        <w:t xml:space="preserve"> high </w:t>
      </w:r>
      <w:r w:rsidR="00336012" w:rsidRPr="000D0C0A">
        <w:t xml:space="preserve">memory </w:t>
      </w:r>
      <w:r w:rsidR="00172E95">
        <w:t xml:space="preserve">usage tasks, </w:t>
      </w:r>
      <w:r w:rsidR="00683909" w:rsidRPr="000D0C0A">
        <w:t xml:space="preserve">making the cluster highly unstable. In response to this issue, </w:t>
      </w:r>
      <w:r w:rsidR="00A91AD4" w:rsidRPr="000D0C0A">
        <w:t xml:space="preserve">4 </w:t>
      </w:r>
      <w:r w:rsidR="00C60F01" w:rsidRPr="00C60F01">
        <w:rPr>
          <w:i/>
        </w:rPr>
        <w:t>Map Task Slots</w:t>
      </w:r>
      <w:r w:rsidR="00683909" w:rsidRPr="000D0C0A">
        <w:t xml:space="preserve"> were allocated</w:t>
      </w:r>
      <w:r w:rsidR="00E261D9">
        <w:t xml:space="preserve"> to each machine</w:t>
      </w:r>
      <w:r w:rsidR="00683909" w:rsidRPr="000D0C0A">
        <w:t xml:space="preserve"> and the video encoder was set to enable multi-threading</w:t>
      </w:r>
      <w:r w:rsidR="00D8043B" w:rsidRPr="000D0C0A">
        <w:t>. After further benchmarking with different numbers of thread</w:t>
      </w:r>
      <w:r w:rsidR="00E666D5" w:rsidRPr="000D0C0A">
        <w:t>s</w:t>
      </w:r>
      <w:r w:rsidR="00D8043B" w:rsidRPr="000D0C0A">
        <w:t xml:space="preserve">, </w:t>
      </w:r>
      <w:r w:rsidR="00683909" w:rsidRPr="000D0C0A">
        <w:t xml:space="preserve">4 low priority threads </w:t>
      </w:r>
      <w:r w:rsidR="00E261D9">
        <w:t xml:space="preserve">per encoder </w:t>
      </w:r>
      <w:r w:rsidR="00683909" w:rsidRPr="000D0C0A">
        <w:t>we</w:t>
      </w:r>
      <w:r w:rsidR="00D8043B" w:rsidRPr="000D0C0A">
        <w:t>re</w:t>
      </w:r>
      <w:r w:rsidR="00A55EB8">
        <w:t xml:space="preserve"> allocated</w:t>
      </w:r>
      <w:r w:rsidR="00683909" w:rsidRPr="000D0C0A">
        <w:t>, over subscribing the number of cores</w:t>
      </w:r>
      <w:r w:rsidR="00D8043B" w:rsidRPr="000D0C0A">
        <w:t xml:space="preserve"> (32 threads vs. 8 cores)</w:t>
      </w:r>
      <w:r w:rsidR="00223377">
        <w:t>. The side-</w:t>
      </w:r>
      <w:r w:rsidR="00683909" w:rsidRPr="000D0C0A">
        <w:t>effect of this is that in return for some overhead from the process scheduler in the kernel, we are able to use all of the processing power of the machine</w:t>
      </w:r>
      <w:r w:rsidR="00B056DB">
        <w:t xml:space="preserve">, even when one or more of the </w:t>
      </w:r>
      <w:r w:rsidR="00B056DB" w:rsidRPr="00B056DB">
        <w:rPr>
          <w:i/>
        </w:rPr>
        <w:t>Map T</w:t>
      </w:r>
      <w:r w:rsidR="00683909" w:rsidRPr="00B056DB">
        <w:rPr>
          <w:i/>
        </w:rPr>
        <w:t>asks</w:t>
      </w:r>
      <w:r w:rsidR="00683909" w:rsidRPr="000D0C0A">
        <w:t xml:space="preserve"> running on</w:t>
      </w:r>
      <w:r w:rsidR="00874AED" w:rsidRPr="000D0C0A">
        <w:t xml:space="preserve"> the machine </w:t>
      </w:r>
      <w:r w:rsidR="00683909" w:rsidRPr="000D0C0A">
        <w:t>can only use a single processing core</w:t>
      </w:r>
      <w:r w:rsidR="00E666D5" w:rsidRPr="000D0C0A">
        <w:t xml:space="preserve"> (such as audio</w:t>
      </w:r>
      <w:r w:rsidR="00EC21D1">
        <w:t xml:space="preserve"> transcoding</w:t>
      </w:r>
      <w:r w:rsidR="00E666D5" w:rsidRPr="000D0C0A">
        <w:t>)</w:t>
      </w:r>
      <w:r w:rsidR="00683909" w:rsidRPr="000D0C0A">
        <w:t>. It also brought down the</w:t>
      </w:r>
      <w:r w:rsidR="009B04CC">
        <w:t xml:space="preserve"> overall </w:t>
      </w:r>
      <w:r w:rsidR="009B04CC">
        <w:lastRenderedPageBreak/>
        <w:t xml:space="preserve">execution time of </w:t>
      </w:r>
      <w:r w:rsidR="009B04CC" w:rsidRPr="009B04CC">
        <w:rPr>
          <w:i/>
        </w:rPr>
        <w:t>Map T</w:t>
      </w:r>
      <w:r w:rsidR="00683909" w:rsidRPr="009B04CC">
        <w:rPr>
          <w:i/>
        </w:rPr>
        <w:t>asks</w:t>
      </w:r>
      <w:r w:rsidR="00683909" w:rsidRPr="000D0C0A">
        <w:t xml:space="preserve"> for large resolution files, </w:t>
      </w:r>
      <w:r w:rsidR="00836DC7" w:rsidRPr="000D0C0A">
        <w:t>which helped</w:t>
      </w:r>
      <w:r w:rsidR="00683909" w:rsidRPr="000D0C0A">
        <w:t xml:space="preserve"> to improve the performance of the cluster overall (this </w:t>
      </w:r>
      <w:r w:rsidR="00DF337B" w:rsidRPr="000D0C0A">
        <w:t xml:space="preserve">effect </w:t>
      </w:r>
      <w:r w:rsidR="00683909" w:rsidRPr="000D0C0A">
        <w:t>is explain</w:t>
      </w:r>
      <w:r w:rsidR="00186E83" w:rsidRPr="000D0C0A">
        <w:t>ed</w:t>
      </w:r>
      <w:r w:rsidR="00683909" w:rsidRPr="000D0C0A">
        <w:t xml:space="preserve"> further in our evaluation</w:t>
      </w:r>
      <w:r w:rsidR="009A08DF" w:rsidRPr="000D0C0A">
        <w:t xml:space="preserve"> section</w:t>
      </w:r>
      <w:r w:rsidR="00683909" w:rsidRPr="000D0C0A">
        <w:t>).</w:t>
      </w:r>
    </w:p>
    <w:p w14:paraId="424693A6" w14:textId="77777777" w:rsidR="00BA1450" w:rsidRPr="000D0C0A" w:rsidRDefault="00B32AB9" w:rsidP="00F47FF7">
      <w:pPr>
        <w:pStyle w:val="Heading2"/>
      </w:pPr>
      <w:r w:rsidRPr="000D0C0A">
        <w:t>Solution Development</w:t>
      </w:r>
    </w:p>
    <w:p w14:paraId="289B166E" w14:textId="77777777" w:rsidR="00FA4CF6" w:rsidRPr="000D0C0A" w:rsidRDefault="00FA4CF6" w:rsidP="00FA4CF6">
      <w:pPr>
        <w:pStyle w:val="Heading3"/>
      </w:pPr>
      <w:r w:rsidRPr="000D0C0A">
        <w:t>Implementation Tools and Languages</w:t>
      </w:r>
    </w:p>
    <w:p w14:paraId="60B84C9B" w14:textId="0C85E1C5" w:rsidR="00FA4CF6" w:rsidRPr="000D0C0A" w:rsidRDefault="00F05BB6" w:rsidP="00742EC2">
      <w:pPr>
        <w:ind w:firstLine="0"/>
      </w:pPr>
      <w:r w:rsidRPr="000D0C0A">
        <w:t xml:space="preserve">Apache </w:t>
      </w:r>
      <w:r w:rsidRPr="00D80A7C">
        <w:rPr>
          <w:i/>
        </w:rPr>
        <w:t>Hadoop</w:t>
      </w:r>
      <w:r w:rsidRPr="000D0C0A">
        <w:t xml:space="preserve"> accepts </w:t>
      </w:r>
      <w:r w:rsidRPr="00D80A7C">
        <w:rPr>
          <w:i/>
        </w:rPr>
        <w:t>Map</w:t>
      </w:r>
      <w:r w:rsidRPr="000D0C0A">
        <w:t xml:space="preserve"> and </w:t>
      </w:r>
      <w:r w:rsidRPr="00D80A7C">
        <w:rPr>
          <w:i/>
        </w:rPr>
        <w:t>Reduce</w:t>
      </w:r>
      <w:r w:rsidRPr="000D0C0A">
        <w:t xml:space="preserve"> functions in the form of Jav</w:t>
      </w:r>
      <w:r w:rsidR="000B6943">
        <w:t>a classes. However, Java does not</w:t>
      </w:r>
      <w:r w:rsidRPr="000D0C0A">
        <w:t xml:space="preserve"> have the support built-in or an external library with functionality to encode video with the performance characteristics that are required to be able to outperform sequential transcoders</w:t>
      </w:r>
      <w:r w:rsidR="00501F0D">
        <w:t xml:space="preserve"> that use assembly </w:t>
      </w:r>
      <w:r w:rsidR="00255442">
        <w:t>optimisations extensively</w:t>
      </w:r>
      <w:r w:rsidRPr="000D0C0A">
        <w:t>. F</w:t>
      </w:r>
      <w:r w:rsidR="00353EDF" w:rsidRPr="000D0C0A">
        <w:t>F</w:t>
      </w:r>
      <w:r w:rsidRPr="000D0C0A">
        <w:t>mpeg</w:t>
      </w:r>
      <w:r w:rsidRPr="000D0C0A">
        <w:rPr>
          <w:rStyle w:val="FootnoteReference"/>
        </w:rPr>
        <w:footnoteReference w:id="9"/>
      </w:r>
      <w:r w:rsidR="00377069" w:rsidRPr="000D0C0A">
        <w:t xml:space="preserve"> is an open-source project</w:t>
      </w:r>
      <w:r w:rsidR="00763FC9">
        <w:t>,</w:t>
      </w:r>
      <w:r w:rsidRPr="000D0C0A">
        <w:t xml:space="preserve"> written in the C programming language, that has good performance, support for the decoding and encoding of numerous compression formats, and the multiplexing of many container formats. Its underlying functionality is made available through several w</w:t>
      </w:r>
      <w:r w:rsidR="00CD2E13">
        <w:t>ell-defined libraries. W</w:t>
      </w:r>
      <w:r w:rsidRPr="000D0C0A">
        <w:t xml:space="preserve">e used </w:t>
      </w:r>
      <w:r w:rsidR="005473F2">
        <w:t xml:space="preserve">the </w:t>
      </w:r>
      <w:r w:rsidRPr="000D0C0A">
        <w:t>Java Native Interface (JNI) to implement the required interoperability layer so that F</w:t>
      </w:r>
      <w:r w:rsidR="00B36891" w:rsidRPr="000D0C0A">
        <w:t>F</w:t>
      </w:r>
      <w:r w:rsidRPr="000D0C0A">
        <w:t>mpeg c</w:t>
      </w:r>
      <w:r w:rsidR="007D0BAE">
        <w:t>ould</w:t>
      </w:r>
      <w:r w:rsidR="00711EFE" w:rsidRPr="000D0C0A">
        <w:t xml:space="preserve"> be used for our transcoder </w:t>
      </w:r>
      <w:r w:rsidR="003F63BE">
        <w:t>and</w:t>
      </w:r>
      <w:r w:rsidR="00154E35">
        <w:t xml:space="preserve"> to break up the video into </w:t>
      </w:r>
      <w:r w:rsidR="00711EFE" w:rsidRPr="000D0C0A">
        <w:t>chunk</w:t>
      </w:r>
      <w:r w:rsidR="00D74669">
        <w:t>s</w:t>
      </w:r>
      <w:r w:rsidR="00711EFE" w:rsidRPr="000D0C0A">
        <w:t xml:space="preserve"> and merge them into a playable file.</w:t>
      </w:r>
      <w:r w:rsidR="0017067B" w:rsidRPr="000D0C0A">
        <w:t xml:space="preserve"> Serialisation of the input data into chunks for the </w:t>
      </w:r>
      <w:r w:rsidR="0017067B" w:rsidRPr="00154E35">
        <w:rPr>
          <w:i/>
        </w:rPr>
        <w:t>Map</w:t>
      </w:r>
      <w:r w:rsidR="0017067B" w:rsidRPr="000D0C0A">
        <w:t xml:space="preserve"> phase and intermediate chunks for the </w:t>
      </w:r>
      <w:r w:rsidR="0017067B" w:rsidRPr="000D4DB1">
        <w:rPr>
          <w:i/>
        </w:rPr>
        <w:t>Reduce</w:t>
      </w:r>
      <w:r w:rsidR="0017067B" w:rsidRPr="000D0C0A">
        <w:t xml:space="preserve"> phase uses a C serialisation library called TPL</w:t>
      </w:r>
      <w:r w:rsidR="0017067B" w:rsidRPr="000D0C0A">
        <w:rPr>
          <w:rStyle w:val="FootnoteReference"/>
        </w:rPr>
        <w:footnoteReference w:id="10"/>
      </w:r>
      <w:r w:rsidR="005F7D99" w:rsidRPr="000D0C0A">
        <w:t xml:space="preserve">. We define TPL structures that mimic the internal C </w:t>
      </w:r>
      <w:proofErr w:type="spellStart"/>
      <w:r w:rsidR="005F7D99" w:rsidRPr="000D0C0A">
        <w:t>structs</w:t>
      </w:r>
      <w:proofErr w:type="spellEnd"/>
      <w:r w:rsidR="005F7D99" w:rsidRPr="000D0C0A">
        <w:t xml:space="preserve"> of the F</w:t>
      </w:r>
      <w:r w:rsidR="003B306C" w:rsidRPr="000D0C0A">
        <w:t>F</w:t>
      </w:r>
      <w:r w:rsidR="005F7D99" w:rsidRPr="000D0C0A">
        <w:t xml:space="preserve">mpeg libraries to </w:t>
      </w:r>
      <w:r w:rsidR="00576564" w:rsidRPr="000D0C0A">
        <w:t>store the video/</w:t>
      </w:r>
      <w:r w:rsidR="005F7D99" w:rsidRPr="000D0C0A">
        <w:t>au</w:t>
      </w:r>
      <w:r w:rsidR="007D23B4" w:rsidRPr="000D0C0A">
        <w:t>dio data and stream information.</w:t>
      </w:r>
    </w:p>
    <w:p w14:paraId="195FBD90" w14:textId="77777777" w:rsidR="00FA4CF6" w:rsidRPr="000D0C0A" w:rsidRDefault="005A0F2E" w:rsidP="00FA4CF6">
      <w:pPr>
        <w:pStyle w:val="Heading3"/>
      </w:pPr>
      <w:r w:rsidRPr="000D0C0A">
        <w:t xml:space="preserve">Building and </w:t>
      </w:r>
      <w:r w:rsidR="00FA4CF6" w:rsidRPr="000D0C0A">
        <w:t>Testing</w:t>
      </w:r>
    </w:p>
    <w:p w14:paraId="0099982C" w14:textId="77777777" w:rsidR="009145EF" w:rsidRDefault="004E0023" w:rsidP="00742EC2">
      <w:pPr>
        <w:ind w:firstLine="0"/>
      </w:pPr>
      <w:r w:rsidRPr="000D0C0A">
        <w:t xml:space="preserve">The project was developed using a mixture of C++ and Java using </w:t>
      </w:r>
      <w:proofErr w:type="spellStart"/>
      <w:r w:rsidRPr="000D0C0A">
        <w:t>Xcode</w:t>
      </w:r>
      <w:proofErr w:type="spellEnd"/>
      <w:r w:rsidRPr="000D0C0A">
        <w:t xml:space="preserve"> and Eclipse res</w:t>
      </w:r>
      <w:r w:rsidR="009F2D00">
        <w:t>pectively, primarily on Mac OS</w:t>
      </w:r>
      <w:r w:rsidRPr="000D0C0A">
        <w:t>.  The native libr</w:t>
      </w:r>
      <w:r w:rsidR="00A35BC9">
        <w:t>aries were complied for Mac OS X</w:t>
      </w:r>
      <w:r w:rsidRPr="000D0C0A">
        <w:t xml:space="preserve"> and Linux 2.6, linking dynamically against the F</w:t>
      </w:r>
      <w:r w:rsidR="003A70F8">
        <w:t>F</w:t>
      </w:r>
      <w:r w:rsidRPr="000D0C0A">
        <w:t xml:space="preserve">mpeg components. </w:t>
      </w:r>
      <w:r w:rsidR="00D31CDA">
        <w:t xml:space="preserve">The </w:t>
      </w:r>
      <w:r w:rsidR="00C955EC">
        <w:t>L</w:t>
      </w:r>
      <w:r w:rsidR="00864E82" w:rsidRPr="000D0C0A">
        <w:t xml:space="preserve">inux libraries were complied on-demand as the cluster was launched using a series of shell scripts. </w:t>
      </w:r>
      <w:proofErr w:type="gramStart"/>
      <w:r w:rsidRPr="000D0C0A">
        <w:t>git</w:t>
      </w:r>
      <w:proofErr w:type="gramEnd"/>
      <w:r w:rsidR="00D71241" w:rsidRPr="000D0C0A">
        <w:rPr>
          <w:rStyle w:val="FootnoteReference"/>
        </w:rPr>
        <w:footnoteReference w:id="11"/>
      </w:r>
      <w:r w:rsidRPr="000D0C0A">
        <w:t xml:space="preserve"> was used for version control throughout the project, committing frequently and keeping a log of changes as development progressed. The </w:t>
      </w:r>
      <w:r w:rsidRPr="0085538D">
        <w:rPr>
          <w:i/>
        </w:rPr>
        <w:t>Map</w:t>
      </w:r>
      <w:r w:rsidRPr="000D0C0A">
        <w:t xml:space="preserve"> and </w:t>
      </w:r>
      <w:r w:rsidRPr="0085538D">
        <w:rPr>
          <w:i/>
        </w:rPr>
        <w:t>Reduce</w:t>
      </w:r>
      <w:r w:rsidRPr="000D0C0A">
        <w:t xml:space="preserve"> functions were tested independently using a mock Hadoop testing framework as part of </w:t>
      </w:r>
      <w:proofErr w:type="spellStart"/>
      <w:r w:rsidRPr="000D0C0A">
        <w:t>J</w:t>
      </w:r>
      <w:r w:rsidR="0052661E" w:rsidRPr="000D0C0A">
        <w:t>U</w:t>
      </w:r>
      <w:r w:rsidRPr="000D0C0A">
        <w:t>nit</w:t>
      </w:r>
      <w:proofErr w:type="spellEnd"/>
      <w:r w:rsidRPr="000D0C0A">
        <w:t>. The transcoding componen</w:t>
      </w:r>
      <w:r w:rsidR="00BF11FE" w:rsidRPr="000D0C0A">
        <w:t>ts were tested with small</w:t>
      </w:r>
      <w:r w:rsidRPr="000D0C0A">
        <w:t xml:space="preserve"> console applications that called their respective functions without the use of Java. Each phase of the overall transcode process was then tested separately to ensure its output was correct, and then finally the overall system was brought together and tested in the cloud using Hadoop. The verification and validation of this output, and the performance of these tests </w:t>
      </w:r>
      <w:r w:rsidR="00F82DC9" w:rsidRPr="000D0C0A">
        <w:t>form</w:t>
      </w:r>
      <w:r w:rsidRPr="000D0C0A">
        <w:t xml:space="preserve"> the basi</w:t>
      </w:r>
      <w:r w:rsidR="00547E77" w:rsidRPr="000D0C0A">
        <w:t xml:space="preserve">s of our results and evaluation. </w:t>
      </w:r>
    </w:p>
    <w:p w14:paraId="69CC37D6" w14:textId="1F6F9286" w:rsidR="009145EF" w:rsidRPr="000D0C0A" w:rsidRDefault="009145EF" w:rsidP="009145EF">
      <w:r w:rsidRPr="000D0C0A">
        <w:t>Development of the project took place incrementally, passing through several phases after which each could be tested:</w:t>
      </w:r>
    </w:p>
    <w:p w14:paraId="5A86EDD9" w14:textId="77777777" w:rsidR="009145EF" w:rsidRPr="000D0C0A" w:rsidRDefault="009145EF" w:rsidP="009145EF">
      <w:pPr>
        <w:numPr>
          <w:ilvl w:val="0"/>
          <w:numId w:val="20"/>
        </w:numPr>
        <w:jc w:val="left"/>
      </w:pPr>
      <w:r w:rsidRPr="000D0C0A">
        <w:t>Initial sample prototypes in C++ interfacing with FFmpeg</w:t>
      </w:r>
    </w:p>
    <w:p w14:paraId="055F8743" w14:textId="77777777" w:rsidR="009145EF" w:rsidRPr="000D0C0A" w:rsidRDefault="009145EF" w:rsidP="009145EF">
      <w:pPr>
        <w:numPr>
          <w:ilvl w:val="0"/>
          <w:numId w:val="20"/>
        </w:numPr>
        <w:jc w:val="left"/>
      </w:pPr>
      <w:r w:rsidRPr="000D0C0A">
        <w:t>JNI boundary ‘boiler-plate’ code</w:t>
      </w:r>
    </w:p>
    <w:p w14:paraId="3CD4B842" w14:textId="77777777" w:rsidR="009145EF" w:rsidRPr="000D0C0A" w:rsidRDefault="009145EF" w:rsidP="009145EF">
      <w:pPr>
        <w:numPr>
          <w:ilvl w:val="0"/>
          <w:numId w:val="20"/>
        </w:numPr>
        <w:jc w:val="left"/>
      </w:pPr>
      <w:r w:rsidRPr="000D0C0A">
        <w:t>Demux system</w:t>
      </w:r>
    </w:p>
    <w:p w14:paraId="47AD882E" w14:textId="77777777" w:rsidR="009145EF" w:rsidRPr="000D0C0A" w:rsidRDefault="009145EF" w:rsidP="009145EF">
      <w:pPr>
        <w:numPr>
          <w:ilvl w:val="0"/>
          <w:numId w:val="20"/>
        </w:numPr>
        <w:jc w:val="left"/>
      </w:pPr>
      <w:r w:rsidRPr="000D0C0A">
        <w:t>Map function</w:t>
      </w:r>
    </w:p>
    <w:p w14:paraId="674E1C22" w14:textId="77777777" w:rsidR="009145EF" w:rsidRPr="000D0C0A" w:rsidRDefault="009145EF" w:rsidP="009145EF">
      <w:pPr>
        <w:numPr>
          <w:ilvl w:val="0"/>
          <w:numId w:val="20"/>
        </w:numPr>
        <w:jc w:val="left"/>
      </w:pPr>
      <w:r w:rsidRPr="000D0C0A">
        <w:t>Reduce function</w:t>
      </w:r>
    </w:p>
    <w:p w14:paraId="3A9A32DF" w14:textId="77777777" w:rsidR="009145EF" w:rsidRPr="000D0C0A" w:rsidRDefault="009145EF" w:rsidP="009145EF">
      <w:pPr>
        <w:numPr>
          <w:ilvl w:val="0"/>
          <w:numId w:val="20"/>
        </w:numPr>
        <w:jc w:val="left"/>
      </w:pPr>
      <w:r w:rsidRPr="000D0C0A">
        <w:t>Map and Reduce job definition</w:t>
      </w:r>
    </w:p>
    <w:p w14:paraId="489E6BC7" w14:textId="77777777" w:rsidR="009145EF" w:rsidRPr="000D0C0A" w:rsidRDefault="009145EF" w:rsidP="009145EF">
      <w:pPr>
        <w:numPr>
          <w:ilvl w:val="0"/>
          <w:numId w:val="20"/>
        </w:numPr>
        <w:jc w:val="left"/>
      </w:pPr>
      <w:r w:rsidRPr="000D0C0A">
        <w:t>Transcode Job submission API for EMR.</w:t>
      </w:r>
    </w:p>
    <w:p w14:paraId="08F7FC55" w14:textId="2728F859" w:rsidR="00692125" w:rsidRDefault="00692125" w:rsidP="00673D93"/>
    <w:p w14:paraId="5D029667" w14:textId="77777777" w:rsidR="008D5298" w:rsidRDefault="008D5298" w:rsidP="00A05991">
      <w:pPr>
        <w:pStyle w:val="Heading1"/>
      </w:pPr>
      <w:r>
        <w:br w:type="page"/>
      </w:r>
    </w:p>
    <w:p w14:paraId="2C97F324" w14:textId="3EF87739" w:rsidR="000A771E" w:rsidRPr="000D0C0A" w:rsidRDefault="000A771E" w:rsidP="00A05991">
      <w:pPr>
        <w:pStyle w:val="Heading1"/>
      </w:pPr>
      <w:r w:rsidRPr="000D0C0A">
        <w:lastRenderedPageBreak/>
        <w:t>Results</w:t>
      </w:r>
    </w:p>
    <w:p w14:paraId="25748650" w14:textId="709E58C0" w:rsidR="00B22A29" w:rsidRDefault="00CA4462" w:rsidP="00742EC2">
      <w:pPr>
        <w:ind w:firstLine="0"/>
      </w:pPr>
      <w:r w:rsidRPr="000D0C0A">
        <w:t xml:space="preserve">We performed </w:t>
      </w:r>
      <w:r w:rsidR="00763FC9">
        <w:t>several</w:t>
      </w:r>
      <w:r w:rsidR="007649E7" w:rsidRPr="000D0C0A">
        <w:t xml:space="preserve"> </w:t>
      </w:r>
      <w:r w:rsidRPr="000D0C0A">
        <w:t xml:space="preserve">experiments </w:t>
      </w:r>
      <w:r w:rsidR="00763FC9">
        <w:t>focusing on</w:t>
      </w:r>
      <w:r w:rsidR="003E5C43" w:rsidRPr="000D0C0A">
        <w:t xml:space="preserve"> three key areas; parallel scalability, output quality, and compression. For each of these areas we used a common set of test input </w:t>
      </w:r>
      <w:r w:rsidR="00373D61" w:rsidRPr="000D0C0A">
        <w:t xml:space="preserve">files </w:t>
      </w:r>
      <w:r w:rsidR="00763FC9">
        <w:t>chosen specifically to provide</w:t>
      </w:r>
      <w:r w:rsidR="003E5C43" w:rsidRPr="000D0C0A">
        <w:t xml:space="preserve"> us with a range of input formats, quality setting</w:t>
      </w:r>
      <w:ins w:id="2" w:author="Tom Stordy-Allison" w:date="2012-04-26T13:02:00Z">
        <w:r w:rsidR="00F160A2">
          <w:t>s</w:t>
        </w:r>
      </w:ins>
      <w:r w:rsidR="003E5C43" w:rsidRPr="000D0C0A">
        <w:t xml:space="preserve"> and sizes. </w:t>
      </w:r>
      <w:r w:rsidR="0031785F">
        <w:t>Table 1 lists these</w:t>
      </w:r>
      <w:r w:rsidR="00373D61" w:rsidRPr="000D0C0A">
        <w:t xml:space="preserve"> input files and their attributes in detail</w:t>
      </w:r>
      <w:r w:rsidR="009A741C">
        <w:t xml:space="preserve">. </w:t>
      </w:r>
      <w:r w:rsidR="00723378" w:rsidRPr="000D0C0A">
        <w:t>The output in each of the tests is H.264 video, and AAC audio, in a Matroska</w:t>
      </w:r>
      <w:r w:rsidR="00F160A2">
        <w:rPr>
          <w:rStyle w:val="FootnoteReference"/>
        </w:rPr>
        <w:footnoteReference w:id="12"/>
      </w:r>
      <w:r w:rsidR="00723378" w:rsidRPr="000D0C0A">
        <w:t xml:space="preserve"> container. Every audio and video stream is processed and present in the output; only the data streams are skipped (e.g. chapter markings and subtitles).</w:t>
      </w:r>
      <w:r w:rsidR="00723378">
        <w:t xml:space="preserve"> We present their resolution in pixels/sec to simplify the comparison of actual video content stored per second, as the test cases have differing frame rates.</w:t>
      </w:r>
    </w:p>
    <w:p w14:paraId="2EF66641" w14:textId="77777777" w:rsidR="00BF2557" w:rsidRPr="00BF2557" w:rsidRDefault="00BF2557" w:rsidP="006A06C4">
      <w:pPr>
        <w:rPr>
          <w:sz w:val="4"/>
        </w:rPr>
      </w:pPr>
    </w:p>
    <w:p w14:paraId="1FA2B871" w14:textId="77777777" w:rsidR="00E36359" w:rsidRPr="000D0C0A" w:rsidRDefault="00E36359" w:rsidP="00684436">
      <w:pPr>
        <w:keepNext/>
        <w:rPr>
          <w:b/>
          <w:smallCaps/>
          <w:sz w:val="20"/>
          <w:szCs w:val="24"/>
        </w:rPr>
      </w:pPr>
      <w:r w:rsidRPr="000D0C0A">
        <w:rPr>
          <w:b/>
          <w:smallCaps/>
          <w:sz w:val="20"/>
          <w:szCs w:val="24"/>
        </w:rPr>
        <w:t>Table</w:t>
      </w:r>
      <w:r w:rsidR="00E866A9" w:rsidRPr="000D0C0A">
        <w:rPr>
          <w:b/>
          <w:smallCaps/>
          <w:sz w:val="20"/>
          <w:szCs w:val="24"/>
        </w:rPr>
        <w:t xml:space="preserve"> 1. </w:t>
      </w:r>
      <w:r w:rsidR="006A06C4" w:rsidRPr="000D0C0A">
        <w:rPr>
          <w:smallCaps/>
          <w:sz w:val="20"/>
          <w:szCs w:val="24"/>
        </w:rPr>
        <w:t>Test Input Files</w:t>
      </w:r>
      <w:r w:rsidR="00974E5D" w:rsidRPr="000D0C0A">
        <w:rPr>
          <w:smallCaps/>
          <w:sz w:val="20"/>
          <w:szCs w:val="24"/>
        </w:rPr>
        <w:t>.</w:t>
      </w:r>
      <w:r w:rsidR="00E866A9" w:rsidRPr="000D0C0A">
        <w:rPr>
          <w:b/>
          <w:smallCaps/>
          <w:sz w:val="20"/>
          <w:szCs w:val="24"/>
        </w:rPr>
        <w:t xml:space="preserve"> </w:t>
      </w:r>
    </w:p>
    <w:tbl>
      <w:tblPr>
        <w:tblStyle w:val="TableGrid"/>
        <w:tblpPr w:leftFromText="180" w:rightFromText="180" w:vertAnchor="text" w:horzAnchor="page" w:tblpX="949" w:tblpY="59"/>
        <w:tblW w:w="10053" w:type="dxa"/>
        <w:tblBorders>
          <w:top w:val="triple" w:sz="4" w:space="0" w:color="auto"/>
          <w:left w:val="none" w:sz="0" w:space="0" w:color="auto"/>
          <w:bottom w:val="triple" w:sz="4" w:space="0" w:color="auto"/>
          <w:right w:val="none" w:sz="0" w:space="0" w:color="auto"/>
          <w:insideH w:val="none" w:sz="0" w:space="0" w:color="auto"/>
          <w:insideV w:val="none" w:sz="0" w:space="0" w:color="auto"/>
        </w:tblBorders>
        <w:tblLook w:val="04A0" w:firstRow="1" w:lastRow="0" w:firstColumn="1" w:lastColumn="0" w:noHBand="0" w:noVBand="1"/>
      </w:tblPr>
      <w:tblGrid>
        <w:gridCol w:w="331"/>
        <w:gridCol w:w="1114"/>
        <w:gridCol w:w="2119"/>
        <w:gridCol w:w="1994"/>
        <w:gridCol w:w="1327"/>
        <w:gridCol w:w="1165"/>
        <w:gridCol w:w="2003"/>
      </w:tblGrid>
      <w:tr w:rsidR="008770AA" w:rsidRPr="000D0C0A" w14:paraId="01A851C1" w14:textId="77777777" w:rsidTr="006A06C4">
        <w:trPr>
          <w:trHeight w:val="106"/>
        </w:trPr>
        <w:tc>
          <w:tcPr>
            <w:tcW w:w="0" w:type="auto"/>
            <w:tcBorders>
              <w:top w:val="double" w:sz="6" w:space="0" w:color="auto"/>
              <w:bottom w:val="single" w:sz="4" w:space="0" w:color="auto"/>
            </w:tcBorders>
          </w:tcPr>
          <w:p w14:paraId="408A779B" w14:textId="77777777" w:rsidR="001C68BE" w:rsidRPr="000D0C0A" w:rsidRDefault="001C68BE" w:rsidP="00684436">
            <w:pPr>
              <w:pStyle w:val="NoSpacing"/>
              <w:keepNext/>
              <w:ind w:firstLine="0"/>
              <w:rPr>
                <w:b/>
                <w:sz w:val="20"/>
                <w:lang w:val="en-GB"/>
              </w:rPr>
            </w:pPr>
            <w:r w:rsidRPr="000D0C0A">
              <w:rPr>
                <w:b/>
                <w:sz w:val="20"/>
                <w:lang w:val="en-GB"/>
              </w:rPr>
              <w:t>#</w:t>
            </w:r>
          </w:p>
        </w:tc>
        <w:tc>
          <w:tcPr>
            <w:tcW w:w="0" w:type="auto"/>
            <w:tcBorders>
              <w:top w:val="double" w:sz="6" w:space="0" w:color="auto"/>
              <w:bottom w:val="single" w:sz="4" w:space="0" w:color="auto"/>
            </w:tcBorders>
          </w:tcPr>
          <w:p w14:paraId="1B1B43C3" w14:textId="77777777" w:rsidR="001C68BE" w:rsidRPr="000D0C0A" w:rsidRDefault="001C68BE" w:rsidP="00684436">
            <w:pPr>
              <w:pStyle w:val="NoSpacing"/>
              <w:keepNext/>
              <w:ind w:firstLine="0"/>
              <w:rPr>
                <w:b/>
                <w:sz w:val="20"/>
                <w:lang w:val="en-GB"/>
              </w:rPr>
            </w:pPr>
            <w:r w:rsidRPr="000D0C0A">
              <w:rPr>
                <w:b/>
                <w:sz w:val="20"/>
                <w:lang w:val="en-GB"/>
              </w:rPr>
              <w:t>File Size</w:t>
            </w:r>
            <w:r w:rsidR="00267C4F">
              <w:rPr>
                <w:rStyle w:val="FootnoteReference"/>
                <w:b/>
                <w:sz w:val="20"/>
                <w:lang w:val="en-GB"/>
              </w:rPr>
              <w:footnoteReference w:id="13"/>
            </w:r>
          </w:p>
        </w:tc>
        <w:tc>
          <w:tcPr>
            <w:tcW w:w="0" w:type="auto"/>
            <w:tcBorders>
              <w:top w:val="double" w:sz="6" w:space="0" w:color="auto"/>
              <w:bottom w:val="single" w:sz="4" w:space="0" w:color="auto"/>
            </w:tcBorders>
          </w:tcPr>
          <w:p w14:paraId="00034A23" w14:textId="77777777" w:rsidR="001C68BE" w:rsidRPr="000D0C0A" w:rsidRDefault="00431FD9" w:rsidP="00684436">
            <w:pPr>
              <w:pStyle w:val="NoSpacing"/>
              <w:keepNext/>
              <w:ind w:firstLine="0"/>
              <w:rPr>
                <w:b/>
                <w:sz w:val="20"/>
                <w:lang w:val="en-GB"/>
              </w:rPr>
            </w:pPr>
            <w:r w:rsidRPr="000D0C0A">
              <w:rPr>
                <w:b/>
                <w:sz w:val="20"/>
                <w:lang w:val="en-GB"/>
              </w:rPr>
              <w:t>Video pixels/sec</w:t>
            </w:r>
          </w:p>
        </w:tc>
        <w:tc>
          <w:tcPr>
            <w:tcW w:w="0" w:type="auto"/>
            <w:tcBorders>
              <w:top w:val="double" w:sz="6" w:space="0" w:color="auto"/>
              <w:bottom w:val="single" w:sz="4" w:space="0" w:color="auto"/>
            </w:tcBorders>
          </w:tcPr>
          <w:p w14:paraId="193FE055" w14:textId="77777777" w:rsidR="001C68BE" w:rsidRPr="000D0C0A" w:rsidRDefault="001C68BE" w:rsidP="00684436">
            <w:pPr>
              <w:pStyle w:val="NoSpacing"/>
              <w:keepNext/>
              <w:ind w:firstLine="0"/>
              <w:rPr>
                <w:b/>
                <w:sz w:val="20"/>
                <w:lang w:val="en-GB"/>
              </w:rPr>
            </w:pPr>
            <w:r w:rsidRPr="000D0C0A">
              <w:rPr>
                <w:b/>
                <w:sz w:val="20"/>
                <w:lang w:val="en-GB"/>
              </w:rPr>
              <w:t>Audio samples/sec</w:t>
            </w:r>
          </w:p>
        </w:tc>
        <w:tc>
          <w:tcPr>
            <w:tcW w:w="0" w:type="auto"/>
            <w:tcBorders>
              <w:top w:val="double" w:sz="6" w:space="0" w:color="auto"/>
              <w:bottom w:val="single" w:sz="4" w:space="0" w:color="auto"/>
            </w:tcBorders>
          </w:tcPr>
          <w:p w14:paraId="428DD886" w14:textId="77777777" w:rsidR="001C68BE" w:rsidRPr="000D0C0A" w:rsidRDefault="001C68BE" w:rsidP="00684436">
            <w:pPr>
              <w:pStyle w:val="NoSpacing"/>
              <w:keepNext/>
              <w:ind w:firstLine="0"/>
              <w:rPr>
                <w:b/>
                <w:sz w:val="20"/>
                <w:lang w:val="en-GB"/>
              </w:rPr>
            </w:pPr>
            <w:r w:rsidRPr="000D0C0A">
              <w:rPr>
                <w:b/>
                <w:sz w:val="20"/>
                <w:lang w:val="en-GB"/>
              </w:rPr>
              <w:t>Length (sec)</w:t>
            </w:r>
          </w:p>
        </w:tc>
        <w:tc>
          <w:tcPr>
            <w:tcW w:w="0" w:type="auto"/>
            <w:tcBorders>
              <w:top w:val="double" w:sz="6" w:space="0" w:color="auto"/>
              <w:bottom w:val="single" w:sz="4" w:space="0" w:color="auto"/>
            </w:tcBorders>
          </w:tcPr>
          <w:p w14:paraId="56B86475" w14:textId="77777777" w:rsidR="00267C4F" w:rsidRDefault="001C68BE" w:rsidP="00684436">
            <w:pPr>
              <w:pStyle w:val="NoSpacing"/>
              <w:keepNext/>
              <w:ind w:firstLine="0"/>
              <w:rPr>
                <w:b/>
                <w:sz w:val="20"/>
                <w:lang w:val="en-GB"/>
              </w:rPr>
            </w:pPr>
            <w:r w:rsidRPr="000D0C0A">
              <w:rPr>
                <w:b/>
                <w:sz w:val="20"/>
                <w:lang w:val="en-GB"/>
              </w:rPr>
              <w:t>Approx</w:t>
            </w:r>
            <w:r w:rsidR="007649E7" w:rsidRPr="000D0C0A">
              <w:rPr>
                <w:b/>
                <w:sz w:val="20"/>
                <w:lang w:val="en-GB"/>
              </w:rPr>
              <w:t>.</w:t>
            </w:r>
            <w:r w:rsidRPr="000D0C0A">
              <w:rPr>
                <w:b/>
                <w:sz w:val="20"/>
                <w:lang w:val="en-GB"/>
              </w:rPr>
              <w:t xml:space="preserve"> </w:t>
            </w:r>
          </w:p>
          <w:p w14:paraId="7AF2C181" w14:textId="77777777" w:rsidR="001C68BE" w:rsidRPr="000D0C0A" w:rsidRDefault="001C68BE" w:rsidP="00684436">
            <w:pPr>
              <w:pStyle w:val="NoSpacing"/>
              <w:keepNext/>
              <w:ind w:firstLine="0"/>
              <w:rPr>
                <w:b/>
                <w:sz w:val="20"/>
                <w:lang w:val="en-GB"/>
              </w:rPr>
            </w:pPr>
            <w:r w:rsidRPr="000D0C0A">
              <w:rPr>
                <w:b/>
                <w:sz w:val="20"/>
                <w:lang w:val="en-GB"/>
              </w:rPr>
              <w:t>bit rate</w:t>
            </w:r>
          </w:p>
        </w:tc>
        <w:tc>
          <w:tcPr>
            <w:tcW w:w="0" w:type="auto"/>
            <w:tcBorders>
              <w:top w:val="double" w:sz="6" w:space="0" w:color="auto"/>
              <w:bottom w:val="single" w:sz="4" w:space="0" w:color="auto"/>
            </w:tcBorders>
          </w:tcPr>
          <w:p w14:paraId="4DF66C5F" w14:textId="77777777" w:rsidR="001C68BE" w:rsidRPr="000D0C0A" w:rsidRDefault="001C68BE" w:rsidP="00684436">
            <w:pPr>
              <w:pStyle w:val="NoSpacing"/>
              <w:keepNext/>
              <w:ind w:firstLine="0"/>
              <w:rPr>
                <w:b/>
                <w:sz w:val="20"/>
                <w:lang w:val="en-GB"/>
              </w:rPr>
            </w:pPr>
            <w:r w:rsidRPr="000D0C0A">
              <w:rPr>
                <w:b/>
                <w:sz w:val="20"/>
                <w:lang w:val="en-GB"/>
              </w:rPr>
              <w:t>Type (Video/Audio)</w:t>
            </w:r>
          </w:p>
        </w:tc>
      </w:tr>
      <w:tr w:rsidR="008770AA" w:rsidRPr="000D0C0A" w14:paraId="6DBC9708" w14:textId="77777777" w:rsidTr="006A06C4">
        <w:trPr>
          <w:trHeight w:val="112"/>
        </w:trPr>
        <w:tc>
          <w:tcPr>
            <w:tcW w:w="0" w:type="auto"/>
            <w:tcBorders>
              <w:top w:val="single" w:sz="4" w:space="0" w:color="auto"/>
              <w:bottom w:val="nil"/>
            </w:tcBorders>
          </w:tcPr>
          <w:p w14:paraId="31551967" w14:textId="77777777" w:rsidR="001C68BE" w:rsidRPr="000D0C0A" w:rsidRDefault="001C68BE" w:rsidP="00684436">
            <w:pPr>
              <w:pStyle w:val="NoSpacing"/>
              <w:keepNext/>
              <w:ind w:firstLine="0"/>
              <w:rPr>
                <w:sz w:val="20"/>
                <w:lang w:val="en-GB"/>
              </w:rPr>
            </w:pPr>
            <w:r w:rsidRPr="000D0C0A">
              <w:rPr>
                <w:sz w:val="20"/>
                <w:lang w:val="en-GB"/>
              </w:rPr>
              <w:t>1</w:t>
            </w:r>
          </w:p>
        </w:tc>
        <w:tc>
          <w:tcPr>
            <w:tcW w:w="0" w:type="auto"/>
            <w:tcBorders>
              <w:top w:val="single" w:sz="4" w:space="0" w:color="auto"/>
              <w:bottom w:val="nil"/>
            </w:tcBorders>
          </w:tcPr>
          <w:p w14:paraId="28BC586A" w14:textId="77777777" w:rsidR="001C68BE" w:rsidRPr="000D0C0A" w:rsidRDefault="001C68BE" w:rsidP="00684436">
            <w:pPr>
              <w:pStyle w:val="NoSpacing"/>
              <w:keepNext/>
              <w:ind w:firstLine="0"/>
              <w:rPr>
                <w:sz w:val="20"/>
                <w:lang w:val="en-GB"/>
              </w:rPr>
            </w:pPr>
            <w:r w:rsidRPr="000D0C0A">
              <w:rPr>
                <w:sz w:val="20"/>
                <w:lang w:val="en-GB"/>
              </w:rPr>
              <w:t>4.6MB</w:t>
            </w:r>
          </w:p>
        </w:tc>
        <w:tc>
          <w:tcPr>
            <w:tcW w:w="0" w:type="auto"/>
            <w:tcBorders>
              <w:top w:val="single" w:sz="4" w:space="0" w:color="auto"/>
              <w:bottom w:val="nil"/>
            </w:tcBorders>
          </w:tcPr>
          <w:p w14:paraId="5C98B13C" w14:textId="77777777" w:rsidR="001C68BE" w:rsidRPr="000D0C0A" w:rsidRDefault="00431FD9" w:rsidP="00684436">
            <w:pPr>
              <w:pStyle w:val="NoSpacing"/>
              <w:keepNext/>
              <w:ind w:firstLine="0"/>
              <w:rPr>
                <w:sz w:val="20"/>
                <w:lang w:val="en-GB"/>
              </w:rPr>
            </w:pPr>
            <w:r w:rsidRPr="000D0C0A">
              <w:rPr>
                <w:sz w:val="20"/>
                <w:lang w:val="en-GB"/>
              </w:rPr>
              <w:t>2.4M pixels/sec x 4</w:t>
            </w:r>
            <w:r w:rsidR="001C68BE" w:rsidRPr="000D0C0A">
              <w:rPr>
                <w:rStyle w:val="FootnoteReference"/>
                <w:bCs/>
                <w:sz w:val="20"/>
                <w:szCs w:val="24"/>
                <w:lang w:val="en-GB"/>
              </w:rPr>
              <w:footnoteReference w:id="14"/>
            </w:r>
          </w:p>
        </w:tc>
        <w:tc>
          <w:tcPr>
            <w:tcW w:w="0" w:type="auto"/>
            <w:tcBorders>
              <w:top w:val="single" w:sz="4" w:space="0" w:color="auto"/>
              <w:bottom w:val="nil"/>
            </w:tcBorders>
          </w:tcPr>
          <w:p w14:paraId="68D4415E" w14:textId="77777777" w:rsidR="001C68BE" w:rsidRPr="000D0C0A" w:rsidRDefault="001C68BE" w:rsidP="00684436">
            <w:pPr>
              <w:pStyle w:val="NoSpacing"/>
              <w:keepNext/>
              <w:ind w:firstLine="0"/>
              <w:rPr>
                <w:sz w:val="20"/>
                <w:lang w:val="en-GB"/>
              </w:rPr>
            </w:pPr>
            <w:r w:rsidRPr="000D0C0A">
              <w:rPr>
                <w:sz w:val="20"/>
                <w:lang w:val="en-GB"/>
              </w:rPr>
              <w:t>64Khz</w:t>
            </w:r>
          </w:p>
        </w:tc>
        <w:tc>
          <w:tcPr>
            <w:tcW w:w="0" w:type="auto"/>
            <w:tcBorders>
              <w:top w:val="single" w:sz="4" w:space="0" w:color="auto"/>
              <w:bottom w:val="nil"/>
            </w:tcBorders>
          </w:tcPr>
          <w:p w14:paraId="31DCB154" w14:textId="77777777" w:rsidR="001C68BE" w:rsidRPr="000D0C0A" w:rsidRDefault="001C68BE" w:rsidP="00684436">
            <w:pPr>
              <w:pStyle w:val="NoSpacing"/>
              <w:keepNext/>
              <w:ind w:firstLine="0"/>
              <w:rPr>
                <w:sz w:val="20"/>
                <w:lang w:val="en-GB"/>
              </w:rPr>
            </w:pPr>
            <w:r w:rsidRPr="000D0C0A">
              <w:rPr>
                <w:sz w:val="20"/>
                <w:lang w:val="en-GB"/>
              </w:rPr>
              <w:t>34</w:t>
            </w:r>
          </w:p>
        </w:tc>
        <w:tc>
          <w:tcPr>
            <w:tcW w:w="0" w:type="auto"/>
            <w:tcBorders>
              <w:top w:val="single" w:sz="4" w:space="0" w:color="auto"/>
              <w:bottom w:val="nil"/>
            </w:tcBorders>
          </w:tcPr>
          <w:p w14:paraId="7A8BB8DB" w14:textId="77777777" w:rsidR="001C68BE" w:rsidRPr="000D0C0A" w:rsidRDefault="001C68BE" w:rsidP="00684436">
            <w:pPr>
              <w:pStyle w:val="NoSpacing"/>
              <w:keepNext/>
              <w:ind w:firstLine="0"/>
              <w:rPr>
                <w:sz w:val="20"/>
                <w:lang w:val="en-GB"/>
              </w:rPr>
            </w:pPr>
            <w:r w:rsidRPr="000D0C0A">
              <w:rPr>
                <w:sz w:val="20"/>
                <w:lang w:val="en-GB"/>
              </w:rPr>
              <w:t xml:space="preserve">1090 </w:t>
            </w:r>
            <w:proofErr w:type="spellStart"/>
            <w:r w:rsidRPr="000D0C0A">
              <w:rPr>
                <w:sz w:val="20"/>
                <w:lang w:val="en-GB"/>
              </w:rPr>
              <w:t>kbit</w:t>
            </w:r>
            <w:proofErr w:type="spellEnd"/>
            <w:r w:rsidRPr="000D0C0A">
              <w:rPr>
                <w:sz w:val="20"/>
                <w:lang w:val="en-GB"/>
              </w:rPr>
              <w:t>/s</w:t>
            </w:r>
          </w:p>
        </w:tc>
        <w:tc>
          <w:tcPr>
            <w:tcW w:w="0" w:type="auto"/>
            <w:tcBorders>
              <w:top w:val="single" w:sz="4" w:space="0" w:color="auto"/>
              <w:bottom w:val="nil"/>
            </w:tcBorders>
          </w:tcPr>
          <w:p w14:paraId="5D3FA57D" w14:textId="77777777" w:rsidR="001C68BE" w:rsidRPr="000D0C0A" w:rsidRDefault="001C68BE" w:rsidP="00684436">
            <w:pPr>
              <w:pStyle w:val="NoSpacing"/>
              <w:keepNext/>
              <w:ind w:firstLine="0"/>
              <w:rPr>
                <w:sz w:val="20"/>
                <w:lang w:val="en-GB"/>
              </w:rPr>
            </w:pPr>
            <w:r w:rsidRPr="000D0C0A">
              <w:rPr>
                <w:sz w:val="20"/>
                <w:lang w:val="en-GB"/>
              </w:rPr>
              <w:t>WMV/WMA</w:t>
            </w:r>
          </w:p>
        </w:tc>
      </w:tr>
      <w:tr w:rsidR="008770AA" w:rsidRPr="000D0C0A" w14:paraId="7EFA089A" w14:textId="77777777" w:rsidTr="006A06C4">
        <w:trPr>
          <w:trHeight w:val="91"/>
        </w:trPr>
        <w:tc>
          <w:tcPr>
            <w:tcW w:w="0" w:type="auto"/>
            <w:tcBorders>
              <w:top w:val="nil"/>
            </w:tcBorders>
          </w:tcPr>
          <w:p w14:paraId="76FAF9F3" w14:textId="77777777" w:rsidR="001C68BE" w:rsidRPr="000D0C0A" w:rsidRDefault="001C68BE" w:rsidP="00684436">
            <w:pPr>
              <w:pStyle w:val="NoSpacing"/>
              <w:keepNext/>
              <w:ind w:firstLine="0"/>
              <w:rPr>
                <w:sz w:val="20"/>
                <w:lang w:val="en-GB"/>
              </w:rPr>
            </w:pPr>
            <w:r w:rsidRPr="000D0C0A">
              <w:rPr>
                <w:sz w:val="20"/>
                <w:lang w:val="en-GB"/>
              </w:rPr>
              <w:t>2</w:t>
            </w:r>
          </w:p>
        </w:tc>
        <w:tc>
          <w:tcPr>
            <w:tcW w:w="0" w:type="auto"/>
            <w:tcBorders>
              <w:top w:val="nil"/>
            </w:tcBorders>
          </w:tcPr>
          <w:p w14:paraId="1553DCC9" w14:textId="77777777" w:rsidR="001C68BE" w:rsidRPr="000D0C0A" w:rsidRDefault="001C68BE" w:rsidP="00684436">
            <w:pPr>
              <w:pStyle w:val="NoSpacing"/>
              <w:keepNext/>
              <w:ind w:firstLine="0"/>
              <w:rPr>
                <w:sz w:val="20"/>
                <w:lang w:val="en-GB"/>
              </w:rPr>
            </w:pPr>
            <w:r w:rsidRPr="000D0C0A">
              <w:rPr>
                <w:sz w:val="20"/>
                <w:lang w:val="en-GB"/>
              </w:rPr>
              <w:t>183MB</w:t>
            </w:r>
          </w:p>
        </w:tc>
        <w:tc>
          <w:tcPr>
            <w:tcW w:w="0" w:type="auto"/>
            <w:tcBorders>
              <w:top w:val="nil"/>
            </w:tcBorders>
          </w:tcPr>
          <w:p w14:paraId="4D49C816" w14:textId="77777777" w:rsidR="001C68BE" w:rsidRPr="000D0C0A" w:rsidRDefault="00431FD9" w:rsidP="00684436">
            <w:pPr>
              <w:pStyle w:val="NoSpacing"/>
              <w:keepNext/>
              <w:ind w:firstLine="0"/>
              <w:rPr>
                <w:sz w:val="20"/>
                <w:lang w:val="en-GB"/>
              </w:rPr>
            </w:pPr>
            <w:r w:rsidRPr="000D0C0A">
              <w:rPr>
                <w:sz w:val="20"/>
                <w:lang w:val="en-GB"/>
              </w:rPr>
              <w:t>5.76</w:t>
            </w:r>
            <w:r w:rsidR="001C68BE" w:rsidRPr="000D0C0A">
              <w:rPr>
                <w:sz w:val="20"/>
                <w:lang w:val="en-GB"/>
              </w:rPr>
              <w:t>M</w:t>
            </w:r>
            <w:r w:rsidRPr="000D0C0A">
              <w:rPr>
                <w:sz w:val="20"/>
                <w:lang w:val="en-GB"/>
              </w:rPr>
              <w:t xml:space="preserve"> pixels/sec</w:t>
            </w:r>
          </w:p>
        </w:tc>
        <w:tc>
          <w:tcPr>
            <w:tcW w:w="0" w:type="auto"/>
            <w:tcBorders>
              <w:top w:val="nil"/>
            </w:tcBorders>
          </w:tcPr>
          <w:p w14:paraId="228DCF42" w14:textId="77777777" w:rsidR="001C68BE" w:rsidRPr="000D0C0A" w:rsidRDefault="001C68BE" w:rsidP="00684436">
            <w:pPr>
              <w:pStyle w:val="NoSpacing"/>
              <w:keepNext/>
              <w:ind w:firstLine="0"/>
              <w:rPr>
                <w:sz w:val="20"/>
                <w:lang w:val="en-GB"/>
              </w:rPr>
            </w:pPr>
            <w:r w:rsidRPr="000D0C0A">
              <w:rPr>
                <w:sz w:val="20"/>
                <w:lang w:val="en-GB"/>
              </w:rPr>
              <w:t>96Khz</w:t>
            </w:r>
          </w:p>
        </w:tc>
        <w:tc>
          <w:tcPr>
            <w:tcW w:w="0" w:type="auto"/>
            <w:tcBorders>
              <w:top w:val="nil"/>
            </w:tcBorders>
          </w:tcPr>
          <w:p w14:paraId="3554D398" w14:textId="77777777" w:rsidR="001C68BE" w:rsidRPr="000D0C0A" w:rsidRDefault="001C68BE" w:rsidP="00684436">
            <w:pPr>
              <w:pStyle w:val="NoSpacing"/>
              <w:keepNext/>
              <w:ind w:firstLine="0"/>
              <w:rPr>
                <w:sz w:val="20"/>
                <w:lang w:val="en-GB"/>
              </w:rPr>
            </w:pPr>
            <w:r w:rsidRPr="000D0C0A">
              <w:rPr>
                <w:sz w:val="20"/>
                <w:lang w:val="en-GB"/>
              </w:rPr>
              <w:t>1308</w:t>
            </w:r>
          </w:p>
        </w:tc>
        <w:tc>
          <w:tcPr>
            <w:tcW w:w="0" w:type="auto"/>
            <w:tcBorders>
              <w:top w:val="nil"/>
            </w:tcBorders>
          </w:tcPr>
          <w:p w14:paraId="1246460A" w14:textId="77777777" w:rsidR="001C68BE" w:rsidRPr="000D0C0A" w:rsidRDefault="001C68BE" w:rsidP="00684436">
            <w:pPr>
              <w:pStyle w:val="NoSpacing"/>
              <w:keepNext/>
              <w:ind w:firstLine="0"/>
              <w:rPr>
                <w:sz w:val="20"/>
                <w:lang w:val="en-GB"/>
              </w:rPr>
            </w:pPr>
            <w:r w:rsidRPr="000D0C0A">
              <w:rPr>
                <w:sz w:val="20"/>
                <w:lang w:val="en-GB"/>
              </w:rPr>
              <w:t xml:space="preserve">1121 </w:t>
            </w:r>
            <w:proofErr w:type="spellStart"/>
            <w:r w:rsidRPr="000D0C0A">
              <w:rPr>
                <w:sz w:val="20"/>
                <w:lang w:val="en-GB"/>
              </w:rPr>
              <w:t>kbit</w:t>
            </w:r>
            <w:proofErr w:type="spellEnd"/>
            <w:r w:rsidRPr="000D0C0A">
              <w:rPr>
                <w:sz w:val="20"/>
                <w:lang w:val="en-GB"/>
              </w:rPr>
              <w:t>/s</w:t>
            </w:r>
          </w:p>
        </w:tc>
        <w:tc>
          <w:tcPr>
            <w:tcW w:w="0" w:type="auto"/>
            <w:tcBorders>
              <w:top w:val="nil"/>
            </w:tcBorders>
          </w:tcPr>
          <w:p w14:paraId="2CF99C9D" w14:textId="77777777" w:rsidR="001C68BE" w:rsidRPr="000D0C0A" w:rsidRDefault="001C68BE" w:rsidP="00684436">
            <w:pPr>
              <w:pStyle w:val="NoSpacing"/>
              <w:keepNext/>
              <w:ind w:firstLine="0"/>
              <w:rPr>
                <w:sz w:val="20"/>
                <w:lang w:val="en-GB"/>
              </w:rPr>
            </w:pPr>
            <w:r w:rsidRPr="000D0C0A">
              <w:rPr>
                <w:sz w:val="20"/>
                <w:lang w:val="en-GB"/>
              </w:rPr>
              <w:t>MPEG4/MP3</w:t>
            </w:r>
          </w:p>
        </w:tc>
      </w:tr>
      <w:tr w:rsidR="008770AA" w:rsidRPr="000D0C0A" w14:paraId="6C6F72FA" w14:textId="77777777" w:rsidTr="006A06C4">
        <w:trPr>
          <w:trHeight w:val="112"/>
        </w:trPr>
        <w:tc>
          <w:tcPr>
            <w:tcW w:w="0" w:type="auto"/>
          </w:tcPr>
          <w:p w14:paraId="5928E66B" w14:textId="77777777" w:rsidR="001C68BE" w:rsidRPr="000D0C0A" w:rsidRDefault="001C68BE" w:rsidP="00684436">
            <w:pPr>
              <w:pStyle w:val="NoSpacing"/>
              <w:keepNext/>
              <w:ind w:firstLine="0"/>
              <w:rPr>
                <w:sz w:val="20"/>
                <w:lang w:val="en-GB"/>
              </w:rPr>
            </w:pPr>
            <w:r w:rsidRPr="000D0C0A">
              <w:rPr>
                <w:sz w:val="20"/>
                <w:lang w:val="en-GB"/>
              </w:rPr>
              <w:t>3</w:t>
            </w:r>
          </w:p>
        </w:tc>
        <w:tc>
          <w:tcPr>
            <w:tcW w:w="0" w:type="auto"/>
          </w:tcPr>
          <w:p w14:paraId="111C750F" w14:textId="77777777" w:rsidR="001C68BE" w:rsidRPr="000D0C0A" w:rsidRDefault="001C68BE" w:rsidP="00684436">
            <w:pPr>
              <w:pStyle w:val="NoSpacing"/>
              <w:keepNext/>
              <w:ind w:firstLine="0"/>
              <w:rPr>
                <w:sz w:val="20"/>
                <w:lang w:val="en-GB"/>
              </w:rPr>
            </w:pPr>
            <w:r w:rsidRPr="000D0C0A">
              <w:rPr>
                <w:sz w:val="20"/>
                <w:lang w:val="en-GB"/>
              </w:rPr>
              <w:t>237MB</w:t>
            </w:r>
          </w:p>
        </w:tc>
        <w:tc>
          <w:tcPr>
            <w:tcW w:w="0" w:type="auto"/>
          </w:tcPr>
          <w:p w14:paraId="0BC3804B" w14:textId="77777777" w:rsidR="001C68BE" w:rsidRPr="000D0C0A" w:rsidRDefault="00431FD9" w:rsidP="00684436">
            <w:pPr>
              <w:pStyle w:val="NoSpacing"/>
              <w:keepNext/>
              <w:ind w:firstLine="0"/>
              <w:rPr>
                <w:sz w:val="20"/>
                <w:lang w:val="en-GB"/>
              </w:rPr>
            </w:pPr>
            <w:r w:rsidRPr="000D0C0A">
              <w:rPr>
                <w:sz w:val="20"/>
                <w:lang w:val="en-GB"/>
              </w:rPr>
              <w:t>3.84</w:t>
            </w:r>
            <w:r w:rsidR="001C68BE" w:rsidRPr="000D0C0A">
              <w:rPr>
                <w:sz w:val="20"/>
                <w:lang w:val="en-GB"/>
              </w:rPr>
              <w:t xml:space="preserve">M </w:t>
            </w:r>
            <w:r w:rsidRPr="000D0C0A">
              <w:rPr>
                <w:sz w:val="20"/>
                <w:lang w:val="en-GB"/>
              </w:rPr>
              <w:t>pixels/sec</w:t>
            </w:r>
          </w:p>
        </w:tc>
        <w:tc>
          <w:tcPr>
            <w:tcW w:w="0" w:type="auto"/>
          </w:tcPr>
          <w:p w14:paraId="661D676E" w14:textId="77777777" w:rsidR="001C68BE" w:rsidRPr="000D0C0A" w:rsidRDefault="001C68BE" w:rsidP="00684436">
            <w:pPr>
              <w:pStyle w:val="NoSpacing"/>
              <w:keepNext/>
              <w:ind w:firstLine="0"/>
              <w:rPr>
                <w:sz w:val="20"/>
                <w:lang w:val="en-GB"/>
              </w:rPr>
            </w:pPr>
            <w:r w:rsidRPr="000D0C0A">
              <w:rPr>
                <w:sz w:val="20"/>
                <w:lang w:val="en-GB"/>
              </w:rPr>
              <w:t>96Khz</w:t>
            </w:r>
          </w:p>
        </w:tc>
        <w:tc>
          <w:tcPr>
            <w:tcW w:w="0" w:type="auto"/>
          </w:tcPr>
          <w:p w14:paraId="1115CAEB" w14:textId="77777777" w:rsidR="001C68BE" w:rsidRPr="000D0C0A" w:rsidRDefault="001C68BE" w:rsidP="00684436">
            <w:pPr>
              <w:pStyle w:val="NoSpacing"/>
              <w:keepNext/>
              <w:ind w:firstLine="0"/>
              <w:rPr>
                <w:sz w:val="20"/>
                <w:lang w:val="en-GB"/>
              </w:rPr>
            </w:pPr>
            <w:r w:rsidRPr="000D0C0A">
              <w:rPr>
                <w:sz w:val="20"/>
                <w:lang w:val="en-GB"/>
              </w:rPr>
              <w:t>2745</w:t>
            </w:r>
          </w:p>
        </w:tc>
        <w:tc>
          <w:tcPr>
            <w:tcW w:w="0" w:type="auto"/>
          </w:tcPr>
          <w:p w14:paraId="0C1658B0" w14:textId="77777777" w:rsidR="001C68BE" w:rsidRPr="000D0C0A" w:rsidRDefault="001C68BE" w:rsidP="00684436">
            <w:pPr>
              <w:pStyle w:val="NoSpacing"/>
              <w:keepNext/>
              <w:ind w:firstLine="0"/>
              <w:rPr>
                <w:sz w:val="20"/>
                <w:lang w:val="en-GB"/>
              </w:rPr>
            </w:pPr>
            <w:r w:rsidRPr="000D0C0A">
              <w:rPr>
                <w:sz w:val="20"/>
                <w:lang w:val="en-GB"/>
              </w:rPr>
              <w:t xml:space="preserve">691 </w:t>
            </w:r>
            <w:proofErr w:type="spellStart"/>
            <w:r w:rsidRPr="000D0C0A">
              <w:rPr>
                <w:sz w:val="20"/>
                <w:lang w:val="en-GB"/>
              </w:rPr>
              <w:t>kbit</w:t>
            </w:r>
            <w:proofErr w:type="spellEnd"/>
            <w:r w:rsidRPr="000D0C0A">
              <w:rPr>
                <w:sz w:val="20"/>
                <w:lang w:val="en-GB"/>
              </w:rPr>
              <w:t>/s</w:t>
            </w:r>
          </w:p>
        </w:tc>
        <w:tc>
          <w:tcPr>
            <w:tcW w:w="0" w:type="auto"/>
          </w:tcPr>
          <w:p w14:paraId="50551E12" w14:textId="77777777" w:rsidR="001C68BE" w:rsidRPr="000D0C0A" w:rsidRDefault="001C68BE" w:rsidP="00684436">
            <w:pPr>
              <w:pStyle w:val="NoSpacing"/>
              <w:keepNext/>
              <w:ind w:firstLine="0"/>
              <w:rPr>
                <w:sz w:val="20"/>
                <w:lang w:val="en-GB"/>
              </w:rPr>
            </w:pPr>
            <w:r w:rsidRPr="000D0C0A">
              <w:rPr>
                <w:sz w:val="20"/>
                <w:lang w:val="en-GB"/>
              </w:rPr>
              <w:t>H.264/AAC</w:t>
            </w:r>
          </w:p>
        </w:tc>
      </w:tr>
      <w:tr w:rsidR="008770AA" w:rsidRPr="000D0C0A" w14:paraId="74FB390F" w14:textId="77777777" w:rsidTr="006A06C4">
        <w:trPr>
          <w:trHeight w:val="112"/>
        </w:trPr>
        <w:tc>
          <w:tcPr>
            <w:tcW w:w="0" w:type="auto"/>
          </w:tcPr>
          <w:p w14:paraId="0A9AC3E1" w14:textId="77777777" w:rsidR="001C68BE" w:rsidRPr="000D0C0A" w:rsidRDefault="001C68BE" w:rsidP="00684436">
            <w:pPr>
              <w:pStyle w:val="NoSpacing"/>
              <w:keepNext/>
              <w:ind w:firstLine="0"/>
              <w:rPr>
                <w:sz w:val="20"/>
                <w:lang w:val="en-GB"/>
              </w:rPr>
            </w:pPr>
            <w:r w:rsidRPr="000D0C0A">
              <w:rPr>
                <w:sz w:val="20"/>
                <w:lang w:val="en-GB"/>
              </w:rPr>
              <w:t>4</w:t>
            </w:r>
          </w:p>
        </w:tc>
        <w:tc>
          <w:tcPr>
            <w:tcW w:w="0" w:type="auto"/>
          </w:tcPr>
          <w:p w14:paraId="6E59474F" w14:textId="77777777" w:rsidR="001C68BE" w:rsidRPr="000D0C0A" w:rsidRDefault="001C68BE" w:rsidP="00684436">
            <w:pPr>
              <w:pStyle w:val="NoSpacing"/>
              <w:keepNext/>
              <w:ind w:firstLine="0"/>
              <w:rPr>
                <w:sz w:val="20"/>
                <w:lang w:val="en-GB"/>
              </w:rPr>
            </w:pPr>
            <w:r w:rsidRPr="000D0C0A">
              <w:rPr>
                <w:sz w:val="20"/>
                <w:lang w:val="en-GB"/>
              </w:rPr>
              <w:t>364MB</w:t>
            </w:r>
          </w:p>
        </w:tc>
        <w:tc>
          <w:tcPr>
            <w:tcW w:w="0" w:type="auto"/>
          </w:tcPr>
          <w:p w14:paraId="721180DB" w14:textId="77777777" w:rsidR="001C68BE" w:rsidRPr="000D0C0A" w:rsidRDefault="00431FD9" w:rsidP="00684436">
            <w:pPr>
              <w:pStyle w:val="NoSpacing"/>
              <w:keepNext/>
              <w:ind w:firstLine="0"/>
              <w:rPr>
                <w:sz w:val="20"/>
                <w:lang w:val="en-GB"/>
              </w:rPr>
            </w:pPr>
            <w:r w:rsidRPr="000D0C0A">
              <w:rPr>
                <w:sz w:val="20"/>
                <w:lang w:val="en-GB"/>
              </w:rPr>
              <w:t>7.92M pixels/sec</w:t>
            </w:r>
          </w:p>
        </w:tc>
        <w:tc>
          <w:tcPr>
            <w:tcW w:w="0" w:type="auto"/>
          </w:tcPr>
          <w:p w14:paraId="248945C6" w14:textId="77777777" w:rsidR="001C68BE" w:rsidRPr="000D0C0A" w:rsidRDefault="001C68BE" w:rsidP="00684436">
            <w:pPr>
              <w:pStyle w:val="NoSpacing"/>
              <w:keepNext/>
              <w:ind w:firstLine="0"/>
              <w:rPr>
                <w:sz w:val="20"/>
                <w:lang w:val="en-GB"/>
              </w:rPr>
            </w:pPr>
            <w:r w:rsidRPr="000D0C0A">
              <w:rPr>
                <w:sz w:val="20"/>
                <w:lang w:val="en-GB"/>
              </w:rPr>
              <w:t>96Khz</w:t>
            </w:r>
          </w:p>
        </w:tc>
        <w:tc>
          <w:tcPr>
            <w:tcW w:w="0" w:type="auto"/>
          </w:tcPr>
          <w:p w14:paraId="41468C47" w14:textId="77777777" w:rsidR="001C68BE" w:rsidRPr="000D0C0A" w:rsidRDefault="001C68BE" w:rsidP="00684436">
            <w:pPr>
              <w:pStyle w:val="NoSpacing"/>
              <w:keepNext/>
              <w:ind w:firstLine="0"/>
              <w:rPr>
                <w:sz w:val="20"/>
                <w:lang w:val="en-GB"/>
              </w:rPr>
            </w:pPr>
            <w:r w:rsidRPr="000D0C0A">
              <w:rPr>
                <w:sz w:val="20"/>
                <w:lang w:val="en-GB"/>
              </w:rPr>
              <w:t>2607</w:t>
            </w:r>
          </w:p>
        </w:tc>
        <w:tc>
          <w:tcPr>
            <w:tcW w:w="0" w:type="auto"/>
          </w:tcPr>
          <w:p w14:paraId="4A806758" w14:textId="77777777" w:rsidR="001C68BE" w:rsidRPr="000D0C0A" w:rsidRDefault="001C68BE" w:rsidP="00684436">
            <w:pPr>
              <w:pStyle w:val="NoSpacing"/>
              <w:keepNext/>
              <w:ind w:firstLine="0"/>
              <w:rPr>
                <w:sz w:val="20"/>
                <w:lang w:val="en-GB"/>
              </w:rPr>
            </w:pPr>
            <w:r w:rsidRPr="000D0C0A">
              <w:rPr>
                <w:sz w:val="20"/>
                <w:lang w:val="en-GB"/>
              </w:rPr>
              <w:t xml:space="preserve">1119 </w:t>
            </w:r>
            <w:proofErr w:type="spellStart"/>
            <w:r w:rsidRPr="000D0C0A">
              <w:rPr>
                <w:sz w:val="20"/>
                <w:lang w:val="en-GB"/>
              </w:rPr>
              <w:t>kbit</w:t>
            </w:r>
            <w:proofErr w:type="spellEnd"/>
            <w:r w:rsidRPr="000D0C0A">
              <w:rPr>
                <w:sz w:val="20"/>
                <w:lang w:val="en-GB"/>
              </w:rPr>
              <w:t>/s</w:t>
            </w:r>
          </w:p>
        </w:tc>
        <w:tc>
          <w:tcPr>
            <w:tcW w:w="0" w:type="auto"/>
          </w:tcPr>
          <w:p w14:paraId="3B0975DB" w14:textId="77777777" w:rsidR="001C68BE" w:rsidRPr="000D0C0A" w:rsidRDefault="001C68BE" w:rsidP="00684436">
            <w:pPr>
              <w:pStyle w:val="NoSpacing"/>
              <w:keepNext/>
              <w:ind w:firstLine="0"/>
              <w:rPr>
                <w:sz w:val="20"/>
                <w:lang w:val="en-GB"/>
              </w:rPr>
            </w:pPr>
            <w:r w:rsidRPr="000D0C0A">
              <w:rPr>
                <w:sz w:val="20"/>
                <w:lang w:val="en-GB"/>
              </w:rPr>
              <w:t>MPEG4/MP3</w:t>
            </w:r>
          </w:p>
        </w:tc>
      </w:tr>
      <w:tr w:rsidR="008770AA" w:rsidRPr="000D0C0A" w14:paraId="47564006" w14:textId="77777777" w:rsidTr="006A06C4">
        <w:trPr>
          <w:trHeight w:val="106"/>
        </w:trPr>
        <w:tc>
          <w:tcPr>
            <w:tcW w:w="0" w:type="auto"/>
          </w:tcPr>
          <w:p w14:paraId="64C8E0DE" w14:textId="77777777" w:rsidR="001C68BE" w:rsidRPr="000D0C0A" w:rsidRDefault="001C68BE" w:rsidP="00684436">
            <w:pPr>
              <w:pStyle w:val="NoSpacing"/>
              <w:keepNext/>
              <w:ind w:firstLine="0"/>
              <w:rPr>
                <w:sz w:val="20"/>
                <w:lang w:val="en-GB"/>
              </w:rPr>
            </w:pPr>
            <w:r w:rsidRPr="000D0C0A">
              <w:rPr>
                <w:sz w:val="20"/>
                <w:lang w:val="en-GB"/>
              </w:rPr>
              <w:t>5</w:t>
            </w:r>
          </w:p>
        </w:tc>
        <w:tc>
          <w:tcPr>
            <w:tcW w:w="0" w:type="auto"/>
          </w:tcPr>
          <w:p w14:paraId="09679E8F" w14:textId="77777777" w:rsidR="001C68BE" w:rsidRPr="000D0C0A" w:rsidRDefault="001C68BE" w:rsidP="00684436">
            <w:pPr>
              <w:pStyle w:val="NoSpacing"/>
              <w:keepNext/>
              <w:ind w:firstLine="0"/>
              <w:rPr>
                <w:sz w:val="20"/>
                <w:lang w:val="en-GB"/>
              </w:rPr>
            </w:pPr>
            <w:r w:rsidRPr="000D0C0A">
              <w:rPr>
                <w:sz w:val="20"/>
                <w:lang w:val="en-GB"/>
              </w:rPr>
              <w:t>798MB</w:t>
            </w:r>
          </w:p>
        </w:tc>
        <w:tc>
          <w:tcPr>
            <w:tcW w:w="0" w:type="auto"/>
          </w:tcPr>
          <w:p w14:paraId="673A9BBA" w14:textId="77777777" w:rsidR="001C68BE" w:rsidRPr="000D0C0A" w:rsidRDefault="00431FD9" w:rsidP="00684436">
            <w:pPr>
              <w:pStyle w:val="NoSpacing"/>
              <w:keepNext/>
              <w:ind w:firstLine="0"/>
              <w:rPr>
                <w:sz w:val="20"/>
                <w:lang w:val="en-GB"/>
              </w:rPr>
            </w:pPr>
            <w:r w:rsidRPr="000D0C0A">
              <w:rPr>
                <w:sz w:val="20"/>
                <w:lang w:val="en-GB"/>
              </w:rPr>
              <w:t>8.16</w:t>
            </w:r>
            <w:r w:rsidR="001C68BE" w:rsidRPr="000D0C0A">
              <w:rPr>
                <w:sz w:val="20"/>
                <w:lang w:val="en-GB"/>
              </w:rPr>
              <w:t xml:space="preserve">M </w:t>
            </w:r>
            <w:r w:rsidRPr="000D0C0A">
              <w:rPr>
                <w:sz w:val="20"/>
                <w:lang w:val="en-GB"/>
              </w:rPr>
              <w:t>pixels/sec</w:t>
            </w:r>
          </w:p>
        </w:tc>
        <w:tc>
          <w:tcPr>
            <w:tcW w:w="0" w:type="auto"/>
          </w:tcPr>
          <w:p w14:paraId="4E752F39" w14:textId="77777777" w:rsidR="001C68BE" w:rsidRPr="000D0C0A" w:rsidRDefault="001C68BE" w:rsidP="00684436">
            <w:pPr>
              <w:pStyle w:val="NoSpacing"/>
              <w:keepNext/>
              <w:ind w:firstLine="0"/>
              <w:rPr>
                <w:sz w:val="20"/>
                <w:lang w:val="en-GB"/>
              </w:rPr>
            </w:pPr>
            <w:r w:rsidRPr="000D0C0A">
              <w:rPr>
                <w:sz w:val="20"/>
                <w:lang w:val="en-GB"/>
              </w:rPr>
              <w:t>96Khz x 6 streams</w:t>
            </w:r>
            <w:r w:rsidRPr="000D0C0A">
              <w:rPr>
                <w:rStyle w:val="FootnoteReference"/>
                <w:bCs/>
                <w:sz w:val="20"/>
                <w:szCs w:val="24"/>
                <w:lang w:val="en-GB"/>
              </w:rPr>
              <w:footnoteReference w:id="15"/>
            </w:r>
          </w:p>
        </w:tc>
        <w:tc>
          <w:tcPr>
            <w:tcW w:w="0" w:type="auto"/>
          </w:tcPr>
          <w:p w14:paraId="00A172D4" w14:textId="77777777" w:rsidR="001C68BE" w:rsidRPr="000D0C0A" w:rsidRDefault="001C68BE" w:rsidP="00684436">
            <w:pPr>
              <w:pStyle w:val="NoSpacing"/>
              <w:keepNext/>
              <w:ind w:firstLine="0"/>
              <w:rPr>
                <w:sz w:val="20"/>
                <w:lang w:val="en-GB"/>
              </w:rPr>
            </w:pPr>
            <w:r w:rsidRPr="000D0C0A">
              <w:rPr>
                <w:sz w:val="20"/>
                <w:lang w:val="en-GB"/>
              </w:rPr>
              <w:t>2653</w:t>
            </w:r>
          </w:p>
        </w:tc>
        <w:tc>
          <w:tcPr>
            <w:tcW w:w="0" w:type="auto"/>
          </w:tcPr>
          <w:p w14:paraId="4CBEEFAE" w14:textId="77777777" w:rsidR="001C68BE" w:rsidRPr="000D0C0A" w:rsidRDefault="001C68BE" w:rsidP="00684436">
            <w:pPr>
              <w:pStyle w:val="NoSpacing"/>
              <w:keepNext/>
              <w:ind w:firstLine="0"/>
              <w:rPr>
                <w:sz w:val="20"/>
                <w:lang w:val="en-GB"/>
              </w:rPr>
            </w:pPr>
            <w:r w:rsidRPr="000D0C0A">
              <w:rPr>
                <w:sz w:val="20"/>
                <w:lang w:val="en-GB"/>
              </w:rPr>
              <w:t xml:space="preserve">2405 </w:t>
            </w:r>
            <w:proofErr w:type="spellStart"/>
            <w:r w:rsidRPr="000D0C0A">
              <w:rPr>
                <w:sz w:val="20"/>
                <w:lang w:val="en-GB"/>
              </w:rPr>
              <w:t>kbit</w:t>
            </w:r>
            <w:proofErr w:type="spellEnd"/>
            <w:r w:rsidRPr="000D0C0A">
              <w:rPr>
                <w:sz w:val="20"/>
                <w:lang w:val="en-GB"/>
              </w:rPr>
              <w:t>/s</w:t>
            </w:r>
          </w:p>
        </w:tc>
        <w:tc>
          <w:tcPr>
            <w:tcW w:w="0" w:type="auto"/>
          </w:tcPr>
          <w:p w14:paraId="53FDB6AF" w14:textId="77777777" w:rsidR="001C68BE" w:rsidRPr="000D0C0A" w:rsidRDefault="001C68BE" w:rsidP="00684436">
            <w:pPr>
              <w:pStyle w:val="NoSpacing"/>
              <w:keepNext/>
              <w:ind w:firstLine="0"/>
              <w:rPr>
                <w:sz w:val="20"/>
                <w:lang w:val="en-GB"/>
              </w:rPr>
            </w:pPr>
            <w:r w:rsidRPr="000D0C0A">
              <w:rPr>
                <w:sz w:val="20"/>
                <w:lang w:val="en-GB"/>
              </w:rPr>
              <w:t>H.264/AAC+AC3</w:t>
            </w:r>
          </w:p>
        </w:tc>
      </w:tr>
      <w:tr w:rsidR="008770AA" w:rsidRPr="000D0C0A" w14:paraId="178E52AB" w14:textId="77777777" w:rsidTr="006A06C4">
        <w:trPr>
          <w:trHeight w:val="112"/>
        </w:trPr>
        <w:tc>
          <w:tcPr>
            <w:tcW w:w="0" w:type="auto"/>
          </w:tcPr>
          <w:p w14:paraId="52E307F6" w14:textId="77777777" w:rsidR="001C68BE" w:rsidRPr="000D0C0A" w:rsidRDefault="001C68BE" w:rsidP="00684436">
            <w:pPr>
              <w:pStyle w:val="NoSpacing"/>
              <w:keepNext/>
              <w:ind w:firstLine="0"/>
              <w:rPr>
                <w:sz w:val="20"/>
                <w:lang w:val="en-GB"/>
              </w:rPr>
            </w:pPr>
            <w:r w:rsidRPr="000D0C0A">
              <w:rPr>
                <w:sz w:val="20"/>
                <w:lang w:val="en-GB"/>
              </w:rPr>
              <w:t>6</w:t>
            </w:r>
          </w:p>
        </w:tc>
        <w:tc>
          <w:tcPr>
            <w:tcW w:w="0" w:type="auto"/>
          </w:tcPr>
          <w:p w14:paraId="6AB543C7" w14:textId="77777777" w:rsidR="001C68BE" w:rsidRPr="000D0C0A" w:rsidRDefault="001C68BE" w:rsidP="00684436">
            <w:pPr>
              <w:pStyle w:val="NoSpacing"/>
              <w:keepNext/>
              <w:ind w:firstLine="0"/>
              <w:rPr>
                <w:sz w:val="20"/>
                <w:lang w:val="en-GB"/>
              </w:rPr>
            </w:pPr>
            <w:r w:rsidRPr="000D0C0A">
              <w:rPr>
                <w:sz w:val="20"/>
                <w:lang w:val="en-GB"/>
              </w:rPr>
              <w:t>1.54GB</w:t>
            </w:r>
          </w:p>
        </w:tc>
        <w:tc>
          <w:tcPr>
            <w:tcW w:w="0" w:type="auto"/>
          </w:tcPr>
          <w:p w14:paraId="46F61A36" w14:textId="77777777" w:rsidR="001C68BE" w:rsidRPr="000D0C0A" w:rsidRDefault="00431FD9" w:rsidP="00684436">
            <w:pPr>
              <w:pStyle w:val="NoSpacing"/>
              <w:keepNext/>
              <w:ind w:firstLine="0"/>
              <w:rPr>
                <w:sz w:val="20"/>
                <w:lang w:val="en-GB"/>
              </w:rPr>
            </w:pPr>
            <w:r w:rsidRPr="000D0C0A">
              <w:rPr>
                <w:sz w:val="20"/>
                <w:lang w:val="en-GB"/>
              </w:rPr>
              <w:t xml:space="preserve">15.6M pixels/sec </w:t>
            </w:r>
            <w:r w:rsidR="001C68BE" w:rsidRPr="000D0C0A">
              <w:rPr>
                <w:sz w:val="14"/>
                <w:lang w:val="en-GB"/>
              </w:rPr>
              <w:t>(</w:t>
            </w:r>
            <w:r w:rsidR="00DE6247" w:rsidRPr="000D0C0A">
              <w:rPr>
                <w:sz w:val="14"/>
                <w:lang w:val="en-GB"/>
              </w:rPr>
              <w:t>‘</w:t>
            </w:r>
            <w:r w:rsidR="001C68BE" w:rsidRPr="000D0C0A">
              <w:rPr>
                <w:sz w:val="14"/>
                <w:lang w:val="en-GB"/>
              </w:rPr>
              <w:t>HD</w:t>
            </w:r>
            <w:r w:rsidR="00DE6247" w:rsidRPr="000D0C0A">
              <w:rPr>
                <w:sz w:val="14"/>
                <w:lang w:val="en-GB"/>
              </w:rPr>
              <w:t>’</w:t>
            </w:r>
            <w:r w:rsidR="001C68BE" w:rsidRPr="000D0C0A">
              <w:rPr>
                <w:sz w:val="14"/>
                <w:lang w:val="en-GB"/>
              </w:rPr>
              <w:t>)</w:t>
            </w:r>
          </w:p>
        </w:tc>
        <w:tc>
          <w:tcPr>
            <w:tcW w:w="0" w:type="auto"/>
          </w:tcPr>
          <w:p w14:paraId="6A585930" w14:textId="77777777" w:rsidR="001C68BE" w:rsidRPr="000D0C0A" w:rsidRDefault="001C68BE" w:rsidP="00684436">
            <w:pPr>
              <w:pStyle w:val="NoSpacing"/>
              <w:keepNext/>
              <w:ind w:firstLine="0"/>
              <w:rPr>
                <w:sz w:val="20"/>
                <w:lang w:val="en-GB"/>
              </w:rPr>
            </w:pPr>
            <w:r w:rsidRPr="000D0C0A">
              <w:rPr>
                <w:sz w:val="20"/>
                <w:lang w:val="en-GB"/>
              </w:rPr>
              <w:t>88.2Khz</w:t>
            </w:r>
          </w:p>
        </w:tc>
        <w:tc>
          <w:tcPr>
            <w:tcW w:w="0" w:type="auto"/>
          </w:tcPr>
          <w:p w14:paraId="5A6282E4" w14:textId="77777777" w:rsidR="001C68BE" w:rsidRPr="000D0C0A" w:rsidRDefault="001C68BE" w:rsidP="00684436">
            <w:pPr>
              <w:pStyle w:val="NoSpacing"/>
              <w:keepNext/>
              <w:ind w:firstLine="0"/>
              <w:rPr>
                <w:sz w:val="20"/>
                <w:lang w:val="en-GB"/>
              </w:rPr>
            </w:pPr>
            <w:r w:rsidRPr="000D0C0A">
              <w:rPr>
                <w:sz w:val="20"/>
                <w:lang w:val="en-GB"/>
              </w:rPr>
              <w:t>2470</w:t>
            </w:r>
          </w:p>
        </w:tc>
        <w:tc>
          <w:tcPr>
            <w:tcW w:w="0" w:type="auto"/>
          </w:tcPr>
          <w:p w14:paraId="104459B8" w14:textId="77777777" w:rsidR="001C68BE" w:rsidRPr="000D0C0A" w:rsidRDefault="001C68BE" w:rsidP="00684436">
            <w:pPr>
              <w:pStyle w:val="NoSpacing"/>
              <w:keepNext/>
              <w:ind w:firstLine="0"/>
              <w:rPr>
                <w:sz w:val="20"/>
                <w:lang w:val="en-GB"/>
              </w:rPr>
            </w:pPr>
            <w:r w:rsidRPr="000D0C0A">
              <w:rPr>
                <w:sz w:val="20"/>
                <w:lang w:val="en-GB"/>
              </w:rPr>
              <w:t xml:space="preserve">4988 </w:t>
            </w:r>
            <w:proofErr w:type="spellStart"/>
            <w:r w:rsidRPr="000D0C0A">
              <w:rPr>
                <w:sz w:val="20"/>
                <w:lang w:val="en-GB"/>
              </w:rPr>
              <w:t>kbit</w:t>
            </w:r>
            <w:proofErr w:type="spellEnd"/>
            <w:r w:rsidRPr="000D0C0A">
              <w:rPr>
                <w:sz w:val="20"/>
                <w:lang w:val="en-GB"/>
              </w:rPr>
              <w:t>/s</w:t>
            </w:r>
          </w:p>
        </w:tc>
        <w:tc>
          <w:tcPr>
            <w:tcW w:w="0" w:type="auto"/>
          </w:tcPr>
          <w:p w14:paraId="2932A91C" w14:textId="77777777" w:rsidR="001C68BE" w:rsidRPr="000D0C0A" w:rsidRDefault="001C68BE" w:rsidP="00684436">
            <w:pPr>
              <w:pStyle w:val="NoSpacing"/>
              <w:keepNext/>
              <w:ind w:firstLine="0"/>
              <w:rPr>
                <w:sz w:val="20"/>
                <w:lang w:val="en-GB"/>
              </w:rPr>
            </w:pPr>
            <w:r w:rsidRPr="000D0C0A">
              <w:rPr>
                <w:sz w:val="20"/>
                <w:lang w:val="en-GB"/>
              </w:rPr>
              <w:t>H.264/AAC</w:t>
            </w:r>
          </w:p>
        </w:tc>
      </w:tr>
      <w:tr w:rsidR="008770AA" w:rsidRPr="000D0C0A" w14:paraId="0A0DD332" w14:textId="77777777" w:rsidTr="006A06C4">
        <w:trPr>
          <w:trHeight w:val="112"/>
        </w:trPr>
        <w:tc>
          <w:tcPr>
            <w:tcW w:w="0" w:type="auto"/>
            <w:tcBorders>
              <w:bottom w:val="nil"/>
            </w:tcBorders>
          </w:tcPr>
          <w:p w14:paraId="4A062623" w14:textId="77777777" w:rsidR="001C68BE" w:rsidRPr="000D0C0A" w:rsidRDefault="001C68BE" w:rsidP="00684436">
            <w:pPr>
              <w:pStyle w:val="NoSpacing"/>
              <w:keepNext/>
              <w:ind w:firstLine="0"/>
              <w:rPr>
                <w:sz w:val="20"/>
                <w:lang w:val="en-GB"/>
              </w:rPr>
            </w:pPr>
            <w:r w:rsidRPr="000D0C0A">
              <w:rPr>
                <w:sz w:val="20"/>
                <w:lang w:val="en-GB"/>
              </w:rPr>
              <w:t>7</w:t>
            </w:r>
          </w:p>
        </w:tc>
        <w:tc>
          <w:tcPr>
            <w:tcW w:w="0" w:type="auto"/>
            <w:tcBorders>
              <w:bottom w:val="nil"/>
            </w:tcBorders>
          </w:tcPr>
          <w:p w14:paraId="68F1F982" w14:textId="77777777" w:rsidR="001C68BE" w:rsidRPr="000D0C0A" w:rsidRDefault="001C68BE" w:rsidP="00684436">
            <w:pPr>
              <w:pStyle w:val="NoSpacing"/>
              <w:keepNext/>
              <w:ind w:firstLine="0"/>
              <w:rPr>
                <w:sz w:val="20"/>
                <w:lang w:val="en-GB"/>
              </w:rPr>
            </w:pPr>
            <w:r w:rsidRPr="000D0C0A">
              <w:rPr>
                <w:sz w:val="20"/>
                <w:lang w:val="en-GB"/>
              </w:rPr>
              <w:t>6.32GB</w:t>
            </w:r>
          </w:p>
        </w:tc>
        <w:tc>
          <w:tcPr>
            <w:tcW w:w="0" w:type="auto"/>
            <w:tcBorders>
              <w:bottom w:val="nil"/>
            </w:tcBorders>
          </w:tcPr>
          <w:p w14:paraId="25FDE68A" w14:textId="77777777" w:rsidR="001C68BE" w:rsidRPr="000D0C0A" w:rsidRDefault="00431FD9" w:rsidP="00684436">
            <w:pPr>
              <w:pStyle w:val="NoSpacing"/>
              <w:keepNext/>
              <w:ind w:firstLine="0"/>
              <w:rPr>
                <w:sz w:val="20"/>
                <w:lang w:val="en-GB"/>
              </w:rPr>
            </w:pPr>
            <w:r w:rsidRPr="000D0C0A">
              <w:rPr>
                <w:sz w:val="20"/>
                <w:lang w:val="en-GB"/>
              </w:rPr>
              <w:t>16.8</w:t>
            </w:r>
            <w:r w:rsidR="001C68BE" w:rsidRPr="000D0C0A">
              <w:rPr>
                <w:sz w:val="20"/>
                <w:lang w:val="en-GB"/>
              </w:rPr>
              <w:t xml:space="preserve">M </w:t>
            </w:r>
            <w:r w:rsidRPr="000D0C0A">
              <w:rPr>
                <w:sz w:val="20"/>
                <w:lang w:val="en-GB"/>
              </w:rPr>
              <w:t xml:space="preserve">pixels/sec </w:t>
            </w:r>
            <w:r w:rsidRPr="000D0C0A">
              <w:rPr>
                <w:sz w:val="14"/>
                <w:lang w:val="en-GB"/>
              </w:rPr>
              <w:t>(‘HD’)</w:t>
            </w:r>
          </w:p>
        </w:tc>
        <w:tc>
          <w:tcPr>
            <w:tcW w:w="0" w:type="auto"/>
            <w:tcBorders>
              <w:bottom w:val="nil"/>
            </w:tcBorders>
          </w:tcPr>
          <w:p w14:paraId="18820EB5" w14:textId="77777777" w:rsidR="001C68BE" w:rsidRPr="000D0C0A" w:rsidRDefault="001C68BE" w:rsidP="00684436">
            <w:pPr>
              <w:pStyle w:val="NoSpacing"/>
              <w:keepNext/>
              <w:ind w:firstLine="0"/>
              <w:rPr>
                <w:sz w:val="20"/>
                <w:lang w:val="en-GB"/>
              </w:rPr>
            </w:pPr>
            <w:r w:rsidRPr="000D0C0A">
              <w:rPr>
                <w:sz w:val="20"/>
                <w:lang w:val="en-GB"/>
              </w:rPr>
              <w:t>96Khz and 288Khz</w:t>
            </w:r>
            <w:r w:rsidRPr="000D0C0A">
              <w:rPr>
                <w:rStyle w:val="FootnoteReference"/>
                <w:bCs/>
                <w:sz w:val="20"/>
                <w:szCs w:val="24"/>
                <w:lang w:val="en-GB"/>
              </w:rPr>
              <w:footnoteReference w:id="16"/>
            </w:r>
          </w:p>
        </w:tc>
        <w:tc>
          <w:tcPr>
            <w:tcW w:w="0" w:type="auto"/>
            <w:tcBorders>
              <w:bottom w:val="nil"/>
            </w:tcBorders>
          </w:tcPr>
          <w:p w14:paraId="507AEFAC" w14:textId="77777777" w:rsidR="001C68BE" w:rsidRPr="000D0C0A" w:rsidRDefault="001C68BE" w:rsidP="00684436">
            <w:pPr>
              <w:pStyle w:val="NoSpacing"/>
              <w:keepNext/>
              <w:ind w:firstLine="0"/>
              <w:rPr>
                <w:sz w:val="20"/>
                <w:lang w:val="en-GB"/>
              </w:rPr>
            </w:pPr>
            <w:r w:rsidRPr="000D0C0A">
              <w:rPr>
                <w:sz w:val="20"/>
                <w:lang w:val="en-GB"/>
              </w:rPr>
              <w:t>8284</w:t>
            </w:r>
          </w:p>
        </w:tc>
        <w:tc>
          <w:tcPr>
            <w:tcW w:w="0" w:type="auto"/>
            <w:tcBorders>
              <w:bottom w:val="nil"/>
            </w:tcBorders>
          </w:tcPr>
          <w:p w14:paraId="174982FC" w14:textId="77777777" w:rsidR="001C68BE" w:rsidRPr="000D0C0A" w:rsidRDefault="001C68BE" w:rsidP="00684436">
            <w:pPr>
              <w:pStyle w:val="NoSpacing"/>
              <w:keepNext/>
              <w:ind w:firstLine="0"/>
              <w:rPr>
                <w:sz w:val="20"/>
                <w:lang w:val="en-GB"/>
              </w:rPr>
            </w:pPr>
            <w:r w:rsidRPr="000D0C0A">
              <w:rPr>
                <w:sz w:val="20"/>
                <w:lang w:val="en-GB"/>
              </w:rPr>
              <w:t xml:space="preserve">6103 </w:t>
            </w:r>
            <w:proofErr w:type="spellStart"/>
            <w:r w:rsidRPr="000D0C0A">
              <w:rPr>
                <w:sz w:val="20"/>
                <w:lang w:val="en-GB"/>
              </w:rPr>
              <w:t>kbit</w:t>
            </w:r>
            <w:proofErr w:type="spellEnd"/>
            <w:r w:rsidRPr="000D0C0A">
              <w:rPr>
                <w:sz w:val="20"/>
                <w:lang w:val="en-GB"/>
              </w:rPr>
              <w:t>/s</w:t>
            </w:r>
          </w:p>
        </w:tc>
        <w:tc>
          <w:tcPr>
            <w:tcW w:w="0" w:type="auto"/>
            <w:tcBorders>
              <w:bottom w:val="nil"/>
            </w:tcBorders>
          </w:tcPr>
          <w:p w14:paraId="7A32CDCB" w14:textId="77777777" w:rsidR="001C68BE" w:rsidRPr="000D0C0A" w:rsidRDefault="001C68BE" w:rsidP="00684436">
            <w:pPr>
              <w:pStyle w:val="NoSpacing"/>
              <w:keepNext/>
              <w:ind w:firstLine="0"/>
              <w:rPr>
                <w:sz w:val="20"/>
                <w:lang w:val="en-GB"/>
              </w:rPr>
            </w:pPr>
            <w:r w:rsidRPr="000D0C0A">
              <w:rPr>
                <w:sz w:val="20"/>
                <w:lang w:val="en-GB"/>
              </w:rPr>
              <w:t>H.264/AAC+AC3</w:t>
            </w:r>
          </w:p>
        </w:tc>
      </w:tr>
      <w:tr w:rsidR="008770AA" w:rsidRPr="000D0C0A" w14:paraId="0E2F3C62" w14:textId="77777777" w:rsidTr="006A06C4">
        <w:trPr>
          <w:trHeight w:val="112"/>
        </w:trPr>
        <w:tc>
          <w:tcPr>
            <w:tcW w:w="0" w:type="auto"/>
            <w:tcBorders>
              <w:top w:val="nil"/>
              <w:bottom w:val="double" w:sz="6" w:space="0" w:color="auto"/>
            </w:tcBorders>
          </w:tcPr>
          <w:p w14:paraId="4F6BCEC0" w14:textId="77777777" w:rsidR="001C68BE" w:rsidRPr="000D0C0A" w:rsidRDefault="001C68BE" w:rsidP="00684436">
            <w:pPr>
              <w:pStyle w:val="NoSpacing"/>
              <w:keepNext/>
              <w:ind w:firstLine="0"/>
              <w:rPr>
                <w:sz w:val="20"/>
                <w:lang w:val="en-GB"/>
              </w:rPr>
            </w:pPr>
            <w:r w:rsidRPr="000D0C0A">
              <w:rPr>
                <w:sz w:val="20"/>
                <w:lang w:val="en-GB"/>
              </w:rPr>
              <w:t>8</w:t>
            </w:r>
          </w:p>
        </w:tc>
        <w:tc>
          <w:tcPr>
            <w:tcW w:w="0" w:type="auto"/>
            <w:tcBorders>
              <w:top w:val="nil"/>
              <w:bottom w:val="double" w:sz="6" w:space="0" w:color="auto"/>
            </w:tcBorders>
          </w:tcPr>
          <w:p w14:paraId="75E76E51" w14:textId="77777777" w:rsidR="001C68BE" w:rsidRPr="000D0C0A" w:rsidRDefault="001C68BE" w:rsidP="00684436">
            <w:pPr>
              <w:pStyle w:val="NoSpacing"/>
              <w:keepNext/>
              <w:ind w:firstLine="0"/>
              <w:rPr>
                <w:sz w:val="20"/>
                <w:lang w:val="en-GB"/>
              </w:rPr>
            </w:pPr>
            <w:r w:rsidRPr="000D0C0A">
              <w:rPr>
                <w:sz w:val="20"/>
                <w:lang w:val="en-GB"/>
              </w:rPr>
              <w:t>10.52GB</w:t>
            </w:r>
          </w:p>
        </w:tc>
        <w:tc>
          <w:tcPr>
            <w:tcW w:w="0" w:type="auto"/>
            <w:tcBorders>
              <w:top w:val="nil"/>
              <w:bottom w:val="double" w:sz="6" w:space="0" w:color="auto"/>
            </w:tcBorders>
          </w:tcPr>
          <w:p w14:paraId="4A802012" w14:textId="77777777" w:rsidR="001C68BE" w:rsidRPr="000D0C0A" w:rsidRDefault="00C22ED6" w:rsidP="00684436">
            <w:pPr>
              <w:pStyle w:val="NoSpacing"/>
              <w:keepNext/>
              <w:ind w:firstLine="0"/>
              <w:rPr>
                <w:sz w:val="20"/>
                <w:lang w:val="en-GB"/>
              </w:rPr>
            </w:pPr>
            <w:r w:rsidRPr="000D0C0A">
              <w:rPr>
                <w:sz w:val="20"/>
                <w:lang w:val="en-GB"/>
              </w:rPr>
              <w:t>49.9</w:t>
            </w:r>
            <w:r w:rsidR="001C68BE" w:rsidRPr="000D0C0A">
              <w:rPr>
                <w:sz w:val="20"/>
                <w:lang w:val="en-GB"/>
              </w:rPr>
              <w:t xml:space="preserve">M </w:t>
            </w:r>
            <w:r w:rsidRPr="000D0C0A">
              <w:rPr>
                <w:sz w:val="20"/>
                <w:lang w:val="en-GB"/>
              </w:rPr>
              <w:t xml:space="preserve">pixels/sec </w:t>
            </w:r>
            <w:r w:rsidRPr="000D0C0A">
              <w:rPr>
                <w:sz w:val="14"/>
                <w:lang w:val="en-GB"/>
              </w:rPr>
              <w:t>(‘HD’)</w:t>
            </w:r>
          </w:p>
        </w:tc>
        <w:tc>
          <w:tcPr>
            <w:tcW w:w="0" w:type="auto"/>
            <w:tcBorders>
              <w:top w:val="nil"/>
              <w:bottom w:val="double" w:sz="6" w:space="0" w:color="auto"/>
            </w:tcBorders>
          </w:tcPr>
          <w:p w14:paraId="305B3C1D" w14:textId="77777777" w:rsidR="001C68BE" w:rsidRPr="000D0C0A" w:rsidRDefault="001C68BE" w:rsidP="00684436">
            <w:pPr>
              <w:pStyle w:val="NoSpacing"/>
              <w:keepNext/>
              <w:ind w:firstLine="0"/>
              <w:rPr>
                <w:sz w:val="20"/>
                <w:lang w:val="en-GB"/>
              </w:rPr>
            </w:pPr>
            <w:r w:rsidRPr="000D0C0A">
              <w:rPr>
                <w:sz w:val="20"/>
                <w:lang w:val="en-GB"/>
              </w:rPr>
              <w:t>288Khz</w:t>
            </w:r>
          </w:p>
        </w:tc>
        <w:tc>
          <w:tcPr>
            <w:tcW w:w="0" w:type="auto"/>
            <w:tcBorders>
              <w:top w:val="nil"/>
              <w:bottom w:val="double" w:sz="6" w:space="0" w:color="auto"/>
            </w:tcBorders>
          </w:tcPr>
          <w:p w14:paraId="371DFBC1" w14:textId="77777777" w:rsidR="001C68BE" w:rsidRPr="000D0C0A" w:rsidRDefault="001C68BE" w:rsidP="00684436">
            <w:pPr>
              <w:pStyle w:val="NoSpacing"/>
              <w:keepNext/>
              <w:ind w:firstLine="0"/>
              <w:rPr>
                <w:sz w:val="20"/>
                <w:lang w:val="en-GB"/>
              </w:rPr>
            </w:pPr>
            <w:r w:rsidRPr="000D0C0A">
              <w:rPr>
                <w:sz w:val="20"/>
                <w:lang w:val="en-GB"/>
              </w:rPr>
              <w:t>9701</w:t>
            </w:r>
          </w:p>
        </w:tc>
        <w:tc>
          <w:tcPr>
            <w:tcW w:w="0" w:type="auto"/>
            <w:tcBorders>
              <w:top w:val="nil"/>
              <w:bottom w:val="double" w:sz="6" w:space="0" w:color="auto"/>
            </w:tcBorders>
          </w:tcPr>
          <w:p w14:paraId="144FDF14" w14:textId="77777777" w:rsidR="001C68BE" w:rsidRPr="000D0C0A" w:rsidRDefault="001C68BE" w:rsidP="00684436">
            <w:pPr>
              <w:pStyle w:val="NoSpacing"/>
              <w:keepNext/>
              <w:ind w:firstLine="0"/>
              <w:rPr>
                <w:sz w:val="20"/>
                <w:lang w:val="en-GB"/>
              </w:rPr>
            </w:pPr>
            <w:r w:rsidRPr="000D0C0A">
              <w:rPr>
                <w:sz w:val="20"/>
                <w:lang w:val="en-GB"/>
              </w:rPr>
              <w:t xml:space="preserve">8670 </w:t>
            </w:r>
            <w:proofErr w:type="spellStart"/>
            <w:r w:rsidRPr="000D0C0A">
              <w:rPr>
                <w:sz w:val="20"/>
                <w:lang w:val="en-GB"/>
              </w:rPr>
              <w:t>kbit</w:t>
            </w:r>
            <w:proofErr w:type="spellEnd"/>
            <w:r w:rsidRPr="000D0C0A">
              <w:rPr>
                <w:sz w:val="20"/>
                <w:lang w:val="en-GB"/>
              </w:rPr>
              <w:t>/s</w:t>
            </w:r>
          </w:p>
        </w:tc>
        <w:tc>
          <w:tcPr>
            <w:tcW w:w="0" w:type="auto"/>
            <w:tcBorders>
              <w:top w:val="nil"/>
              <w:bottom w:val="double" w:sz="6" w:space="0" w:color="auto"/>
            </w:tcBorders>
          </w:tcPr>
          <w:p w14:paraId="572DAC13" w14:textId="77777777" w:rsidR="001C68BE" w:rsidRPr="000D0C0A" w:rsidRDefault="001C68BE" w:rsidP="00684436">
            <w:pPr>
              <w:pStyle w:val="NoSpacing"/>
              <w:keepNext/>
              <w:ind w:firstLine="0"/>
              <w:rPr>
                <w:sz w:val="20"/>
                <w:lang w:val="en-GB"/>
              </w:rPr>
            </w:pPr>
            <w:r w:rsidRPr="000D0C0A">
              <w:rPr>
                <w:sz w:val="20"/>
                <w:lang w:val="en-GB"/>
              </w:rPr>
              <w:t>H.264/HEAAC</w:t>
            </w:r>
          </w:p>
        </w:tc>
      </w:tr>
    </w:tbl>
    <w:p w14:paraId="452C2928" w14:textId="77777777" w:rsidR="001C68BE" w:rsidRPr="000D0C0A" w:rsidRDefault="001C68BE" w:rsidP="001C68BE"/>
    <w:p w14:paraId="4A33CE27" w14:textId="3E1B8ADE" w:rsidR="000033E7" w:rsidRPr="000D0C0A" w:rsidRDefault="00F71FAE" w:rsidP="000033E7">
      <w:r>
        <w:t>Each of the input files, when broken up for parallel processing</w:t>
      </w:r>
      <w:r w:rsidR="002A6865">
        <w:t xml:space="preserve"> in the </w:t>
      </w:r>
      <w:r w:rsidR="002A6865" w:rsidRPr="00A5606D">
        <w:rPr>
          <w:i/>
        </w:rPr>
        <w:t>Demux</w:t>
      </w:r>
      <w:r w:rsidR="002A6865">
        <w:t xml:space="preserve"> phase</w:t>
      </w:r>
      <w:r>
        <w:t xml:space="preserve">, creates a different number of </w:t>
      </w:r>
      <w:r w:rsidRPr="00F71FAE">
        <w:rPr>
          <w:i/>
        </w:rPr>
        <w:t>Map Tasks</w:t>
      </w:r>
      <w:r>
        <w:rPr>
          <w:i/>
        </w:rPr>
        <w:t>.</w:t>
      </w:r>
      <w:r>
        <w:t xml:space="preserve"> Table 2 p</w:t>
      </w:r>
      <w:r w:rsidR="002A6865">
        <w:t>resent</w:t>
      </w:r>
      <w:r w:rsidR="00BC462B">
        <w:t>s</w:t>
      </w:r>
      <w:r w:rsidR="002A6865">
        <w:t xml:space="preserve"> the number of </w:t>
      </w:r>
      <w:r w:rsidR="002A6865" w:rsidRPr="00380ABC">
        <w:rPr>
          <w:i/>
        </w:rPr>
        <w:t>Map Task</w:t>
      </w:r>
      <w:r w:rsidR="00380ABC" w:rsidRPr="00380ABC">
        <w:rPr>
          <w:i/>
        </w:rPr>
        <w:t>s</w:t>
      </w:r>
      <w:r w:rsidR="002A6865">
        <w:t xml:space="preserve"> per file, and the </w:t>
      </w:r>
      <w:r w:rsidR="003F3E2E">
        <w:t xml:space="preserve">target </w:t>
      </w:r>
      <w:r w:rsidR="002A6865">
        <w:t xml:space="preserve">block size that we chose to </w:t>
      </w:r>
      <w:r w:rsidR="00BC462B">
        <w:t xml:space="preserve">help </w:t>
      </w:r>
      <w:r w:rsidR="002A6865">
        <w:t xml:space="preserve">increase their </w:t>
      </w:r>
      <w:r w:rsidR="000033E7">
        <w:t>scalability</w:t>
      </w:r>
      <w:r w:rsidR="002A6865">
        <w:t xml:space="preserve">. </w:t>
      </w:r>
      <w:r w:rsidR="000033E7">
        <w:t xml:space="preserve"> The block size settings in Table 2 are used throughout all of the experiments.</w:t>
      </w:r>
      <w:r w:rsidR="000033E7" w:rsidRPr="000033E7">
        <w:t xml:space="preserve"> </w:t>
      </w:r>
      <w:r w:rsidR="003F3E2E">
        <w:t xml:space="preserve">This block size dictates the approximate size of each ‘chunk’ that the </w:t>
      </w:r>
      <w:r w:rsidR="003F3E2E" w:rsidRPr="003F3E2E">
        <w:rPr>
          <w:i/>
        </w:rPr>
        <w:t>Demux</w:t>
      </w:r>
      <w:r w:rsidR="003F3E2E">
        <w:t xml:space="preserve"> phase produces for processing, and also the size of each block in HDFS. Each block is distributed across the </w:t>
      </w:r>
      <w:r w:rsidR="00960F9E">
        <w:t>cluster</w:t>
      </w:r>
      <w:r w:rsidR="003F3E2E">
        <w:t xml:space="preserve"> of machines.</w:t>
      </w:r>
      <w:r w:rsidR="0058312B">
        <w:t xml:space="preserve"> We chose these block sizes based on </w:t>
      </w:r>
      <w:r w:rsidR="00B239D5">
        <w:t xml:space="preserve">a </w:t>
      </w:r>
      <w:r w:rsidR="0058312B">
        <w:t>performance test on a subset of our clu</w:t>
      </w:r>
      <w:r w:rsidR="002A1E88">
        <w:t xml:space="preserve">ster size range, </w:t>
      </w:r>
      <w:r w:rsidR="00BF2557">
        <w:t xml:space="preserve">using </w:t>
      </w:r>
      <w:r w:rsidR="002A1E88">
        <w:t>2, 4 and 6 machines</w:t>
      </w:r>
      <w:r w:rsidR="0058312B">
        <w:t>, varying the block size between 4MiB and 32MiB.</w:t>
      </w:r>
    </w:p>
    <w:p w14:paraId="40789A37" w14:textId="77777777" w:rsidR="000033E7" w:rsidRDefault="000033E7" w:rsidP="000033E7">
      <w:pPr>
        <w:rPr>
          <w:b/>
          <w:smallCaps/>
          <w:sz w:val="20"/>
          <w:szCs w:val="24"/>
        </w:rPr>
      </w:pPr>
    </w:p>
    <w:p w14:paraId="6DC106F8" w14:textId="77777777" w:rsidR="000033E7" w:rsidRPr="000D0C0A" w:rsidRDefault="000033E7" w:rsidP="000033E7">
      <w:pPr>
        <w:rPr>
          <w:b/>
          <w:smallCaps/>
          <w:sz w:val="20"/>
          <w:szCs w:val="24"/>
        </w:rPr>
      </w:pPr>
      <w:r>
        <w:rPr>
          <w:b/>
          <w:smallCaps/>
          <w:sz w:val="20"/>
          <w:szCs w:val="24"/>
        </w:rPr>
        <w:tab/>
      </w:r>
      <w:r>
        <w:rPr>
          <w:b/>
          <w:smallCaps/>
          <w:sz w:val="20"/>
          <w:szCs w:val="24"/>
        </w:rPr>
        <w:tab/>
      </w:r>
      <w:r w:rsidR="000B2A63">
        <w:rPr>
          <w:b/>
          <w:smallCaps/>
          <w:sz w:val="20"/>
          <w:szCs w:val="24"/>
        </w:rPr>
        <w:tab/>
      </w:r>
      <w:r w:rsidR="000B2A63">
        <w:rPr>
          <w:b/>
          <w:smallCaps/>
          <w:sz w:val="20"/>
          <w:szCs w:val="24"/>
        </w:rPr>
        <w:tab/>
      </w:r>
      <w:r w:rsidR="000B2A63">
        <w:rPr>
          <w:b/>
          <w:smallCaps/>
          <w:sz w:val="20"/>
          <w:szCs w:val="24"/>
        </w:rPr>
        <w:tab/>
      </w:r>
      <w:r w:rsidRPr="000D0C0A">
        <w:rPr>
          <w:b/>
          <w:smallCaps/>
          <w:sz w:val="20"/>
          <w:szCs w:val="24"/>
        </w:rPr>
        <w:t>Table</w:t>
      </w:r>
      <w:r>
        <w:rPr>
          <w:b/>
          <w:smallCaps/>
          <w:sz w:val="20"/>
          <w:szCs w:val="24"/>
        </w:rPr>
        <w:t xml:space="preserve"> 2</w:t>
      </w:r>
      <w:r w:rsidRPr="000D0C0A">
        <w:rPr>
          <w:b/>
          <w:smallCaps/>
          <w:sz w:val="20"/>
          <w:szCs w:val="24"/>
        </w:rPr>
        <w:t xml:space="preserve">. </w:t>
      </w:r>
      <w:r w:rsidR="006C4C5E" w:rsidRPr="00EB68E3">
        <w:rPr>
          <w:smallCaps/>
          <w:sz w:val="20"/>
          <w:szCs w:val="24"/>
        </w:rPr>
        <w:t xml:space="preserve">Chosen </w:t>
      </w:r>
      <w:r>
        <w:rPr>
          <w:smallCaps/>
          <w:sz w:val="20"/>
          <w:szCs w:val="24"/>
        </w:rPr>
        <w:t>Test Input File Block sizes.</w:t>
      </w:r>
    </w:p>
    <w:tbl>
      <w:tblPr>
        <w:tblStyle w:val="TableGrid"/>
        <w:tblW w:w="0" w:type="auto"/>
        <w:jc w:val="center"/>
        <w:tblBorders>
          <w:top w:val="triple" w:sz="4" w:space="0" w:color="auto"/>
          <w:left w:val="none" w:sz="0" w:space="0" w:color="auto"/>
          <w:bottom w:val="triple" w:sz="4" w:space="0" w:color="auto"/>
          <w:right w:val="none" w:sz="0" w:space="0" w:color="auto"/>
          <w:insideH w:val="none" w:sz="0" w:space="0" w:color="auto"/>
          <w:insideV w:val="none" w:sz="0" w:space="0" w:color="auto"/>
        </w:tblBorders>
        <w:tblLook w:val="04A0" w:firstRow="1" w:lastRow="0" w:firstColumn="1" w:lastColumn="0" w:noHBand="0" w:noVBand="1"/>
      </w:tblPr>
      <w:tblGrid>
        <w:gridCol w:w="316"/>
        <w:gridCol w:w="944"/>
        <w:gridCol w:w="1100"/>
        <w:gridCol w:w="2144"/>
      </w:tblGrid>
      <w:tr w:rsidR="000033E7" w:rsidRPr="000D0C0A" w14:paraId="7BD655F8" w14:textId="77777777" w:rsidTr="000B2A63">
        <w:trPr>
          <w:trHeight w:val="106"/>
          <w:jc w:val="center"/>
        </w:trPr>
        <w:tc>
          <w:tcPr>
            <w:tcW w:w="0" w:type="auto"/>
            <w:tcBorders>
              <w:top w:val="double" w:sz="6" w:space="0" w:color="auto"/>
              <w:bottom w:val="single" w:sz="4" w:space="0" w:color="auto"/>
            </w:tcBorders>
          </w:tcPr>
          <w:p w14:paraId="213553E1" w14:textId="77777777" w:rsidR="000033E7" w:rsidRPr="000D0C0A" w:rsidRDefault="000033E7" w:rsidP="000B2A63">
            <w:pPr>
              <w:pStyle w:val="NoSpacing"/>
              <w:ind w:firstLine="0"/>
              <w:jc w:val="center"/>
              <w:rPr>
                <w:b/>
                <w:sz w:val="20"/>
                <w:lang w:val="en-GB"/>
              </w:rPr>
            </w:pPr>
            <w:r w:rsidRPr="000D0C0A">
              <w:rPr>
                <w:b/>
                <w:sz w:val="20"/>
                <w:lang w:val="en-GB"/>
              </w:rPr>
              <w:t>#</w:t>
            </w:r>
          </w:p>
        </w:tc>
        <w:tc>
          <w:tcPr>
            <w:tcW w:w="0" w:type="auto"/>
            <w:tcBorders>
              <w:top w:val="double" w:sz="6" w:space="0" w:color="auto"/>
              <w:bottom w:val="single" w:sz="4" w:space="0" w:color="auto"/>
            </w:tcBorders>
          </w:tcPr>
          <w:p w14:paraId="15DF94EA" w14:textId="77777777" w:rsidR="000033E7" w:rsidRPr="000D0C0A" w:rsidRDefault="000033E7" w:rsidP="000B2A63">
            <w:pPr>
              <w:pStyle w:val="NoSpacing"/>
              <w:ind w:firstLine="0"/>
              <w:jc w:val="center"/>
              <w:rPr>
                <w:b/>
                <w:sz w:val="20"/>
                <w:lang w:val="en-GB"/>
              </w:rPr>
            </w:pPr>
            <w:r w:rsidRPr="000D0C0A">
              <w:rPr>
                <w:b/>
                <w:sz w:val="20"/>
                <w:lang w:val="en-GB"/>
              </w:rPr>
              <w:t>File Size</w:t>
            </w:r>
          </w:p>
        </w:tc>
        <w:tc>
          <w:tcPr>
            <w:tcW w:w="0" w:type="auto"/>
            <w:tcBorders>
              <w:top w:val="double" w:sz="6" w:space="0" w:color="auto"/>
              <w:bottom w:val="single" w:sz="4" w:space="0" w:color="auto"/>
            </w:tcBorders>
          </w:tcPr>
          <w:p w14:paraId="3D6094FF" w14:textId="77777777" w:rsidR="000033E7" w:rsidRPr="000D0C0A" w:rsidRDefault="000033E7" w:rsidP="000B2A63">
            <w:pPr>
              <w:pStyle w:val="NoSpacing"/>
              <w:ind w:firstLine="0"/>
              <w:jc w:val="center"/>
              <w:rPr>
                <w:b/>
                <w:sz w:val="20"/>
                <w:lang w:val="en-GB"/>
              </w:rPr>
            </w:pPr>
            <w:r>
              <w:rPr>
                <w:b/>
                <w:sz w:val="20"/>
                <w:lang w:val="en-GB"/>
              </w:rPr>
              <w:t>Block Size</w:t>
            </w:r>
          </w:p>
        </w:tc>
        <w:tc>
          <w:tcPr>
            <w:tcW w:w="0" w:type="auto"/>
            <w:tcBorders>
              <w:top w:val="double" w:sz="6" w:space="0" w:color="auto"/>
              <w:bottom w:val="single" w:sz="4" w:space="0" w:color="auto"/>
            </w:tcBorders>
          </w:tcPr>
          <w:p w14:paraId="3D40D91F" w14:textId="77777777" w:rsidR="000033E7" w:rsidRPr="000D0C0A" w:rsidRDefault="000033E7" w:rsidP="000B2A63">
            <w:pPr>
              <w:pStyle w:val="NoSpacing"/>
              <w:ind w:firstLine="0"/>
              <w:jc w:val="center"/>
              <w:rPr>
                <w:b/>
                <w:sz w:val="20"/>
                <w:lang w:val="en-GB"/>
              </w:rPr>
            </w:pPr>
            <w:r>
              <w:rPr>
                <w:b/>
                <w:sz w:val="20"/>
                <w:lang w:val="en-GB"/>
              </w:rPr>
              <w:t>Number</w:t>
            </w:r>
            <w:r w:rsidR="004C481F">
              <w:rPr>
                <w:b/>
                <w:sz w:val="20"/>
                <w:lang w:val="en-GB"/>
              </w:rPr>
              <w:t xml:space="preserve"> </w:t>
            </w:r>
            <w:r>
              <w:rPr>
                <w:b/>
                <w:sz w:val="20"/>
                <w:lang w:val="en-GB"/>
              </w:rPr>
              <w:t>of Map Tasks</w:t>
            </w:r>
          </w:p>
        </w:tc>
      </w:tr>
      <w:tr w:rsidR="000033E7" w:rsidRPr="000D0C0A" w14:paraId="417FC1F0" w14:textId="77777777" w:rsidTr="000B2A63">
        <w:trPr>
          <w:trHeight w:val="112"/>
          <w:jc w:val="center"/>
        </w:trPr>
        <w:tc>
          <w:tcPr>
            <w:tcW w:w="0" w:type="auto"/>
            <w:tcBorders>
              <w:top w:val="single" w:sz="4" w:space="0" w:color="auto"/>
              <w:bottom w:val="nil"/>
            </w:tcBorders>
          </w:tcPr>
          <w:p w14:paraId="68AD17E2" w14:textId="77777777" w:rsidR="000033E7" w:rsidRPr="000D0C0A" w:rsidRDefault="000033E7" w:rsidP="000033E7">
            <w:pPr>
              <w:pStyle w:val="NoSpacing"/>
              <w:ind w:firstLine="0"/>
              <w:rPr>
                <w:sz w:val="20"/>
                <w:lang w:val="en-GB"/>
              </w:rPr>
            </w:pPr>
            <w:r w:rsidRPr="000D0C0A">
              <w:rPr>
                <w:sz w:val="20"/>
                <w:lang w:val="en-GB"/>
              </w:rPr>
              <w:t>1</w:t>
            </w:r>
          </w:p>
        </w:tc>
        <w:tc>
          <w:tcPr>
            <w:tcW w:w="0" w:type="auto"/>
            <w:tcBorders>
              <w:top w:val="single" w:sz="4" w:space="0" w:color="auto"/>
              <w:bottom w:val="nil"/>
            </w:tcBorders>
          </w:tcPr>
          <w:p w14:paraId="537A1EA1" w14:textId="77777777" w:rsidR="000033E7" w:rsidRPr="000D0C0A" w:rsidRDefault="000033E7" w:rsidP="000033E7">
            <w:pPr>
              <w:pStyle w:val="NoSpacing"/>
              <w:ind w:firstLine="0"/>
              <w:rPr>
                <w:sz w:val="20"/>
                <w:lang w:val="en-GB"/>
              </w:rPr>
            </w:pPr>
            <w:r w:rsidRPr="000D0C0A">
              <w:rPr>
                <w:sz w:val="20"/>
                <w:lang w:val="en-GB"/>
              </w:rPr>
              <w:t>4.6MB</w:t>
            </w:r>
          </w:p>
        </w:tc>
        <w:tc>
          <w:tcPr>
            <w:tcW w:w="0" w:type="auto"/>
            <w:tcBorders>
              <w:top w:val="single" w:sz="4" w:space="0" w:color="auto"/>
              <w:bottom w:val="nil"/>
            </w:tcBorders>
          </w:tcPr>
          <w:p w14:paraId="0EF5E50D" w14:textId="77777777" w:rsidR="000033E7" w:rsidRPr="000D0C0A" w:rsidRDefault="000035B7" w:rsidP="000B2A63">
            <w:pPr>
              <w:pStyle w:val="NoSpacing"/>
              <w:ind w:firstLine="0"/>
              <w:jc w:val="center"/>
              <w:rPr>
                <w:sz w:val="20"/>
                <w:lang w:val="en-GB"/>
              </w:rPr>
            </w:pPr>
            <w:r>
              <w:rPr>
                <w:sz w:val="20"/>
                <w:lang w:val="en-GB"/>
              </w:rPr>
              <w:t xml:space="preserve">4 </w:t>
            </w:r>
            <w:proofErr w:type="spellStart"/>
            <w:r>
              <w:rPr>
                <w:sz w:val="20"/>
                <w:lang w:val="en-GB"/>
              </w:rPr>
              <w:t>MiB</w:t>
            </w:r>
            <w:proofErr w:type="spellEnd"/>
          </w:p>
        </w:tc>
        <w:tc>
          <w:tcPr>
            <w:tcW w:w="0" w:type="auto"/>
            <w:tcBorders>
              <w:top w:val="single" w:sz="4" w:space="0" w:color="auto"/>
              <w:bottom w:val="nil"/>
            </w:tcBorders>
          </w:tcPr>
          <w:p w14:paraId="0A60E00B" w14:textId="77777777" w:rsidR="000033E7" w:rsidRPr="000D0C0A" w:rsidRDefault="000035B7" w:rsidP="000B2A63">
            <w:pPr>
              <w:pStyle w:val="NoSpacing"/>
              <w:ind w:firstLine="0"/>
              <w:jc w:val="center"/>
              <w:rPr>
                <w:sz w:val="20"/>
                <w:lang w:val="en-GB"/>
              </w:rPr>
            </w:pPr>
            <w:r>
              <w:rPr>
                <w:sz w:val="20"/>
                <w:lang w:val="en-GB"/>
              </w:rPr>
              <w:t>1</w:t>
            </w:r>
          </w:p>
        </w:tc>
      </w:tr>
      <w:tr w:rsidR="000033E7" w:rsidRPr="000D0C0A" w14:paraId="0B33EE54" w14:textId="77777777" w:rsidTr="000B2A63">
        <w:trPr>
          <w:trHeight w:val="91"/>
          <w:jc w:val="center"/>
        </w:trPr>
        <w:tc>
          <w:tcPr>
            <w:tcW w:w="0" w:type="auto"/>
            <w:tcBorders>
              <w:top w:val="nil"/>
            </w:tcBorders>
          </w:tcPr>
          <w:p w14:paraId="5D3FFA03" w14:textId="77777777" w:rsidR="000033E7" w:rsidRPr="000D0C0A" w:rsidRDefault="000033E7" w:rsidP="000033E7">
            <w:pPr>
              <w:pStyle w:val="NoSpacing"/>
              <w:ind w:firstLine="0"/>
              <w:rPr>
                <w:sz w:val="20"/>
                <w:lang w:val="en-GB"/>
              </w:rPr>
            </w:pPr>
            <w:r w:rsidRPr="000D0C0A">
              <w:rPr>
                <w:sz w:val="20"/>
                <w:lang w:val="en-GB"/>
              </w:rPr>
              <w:t>2</w:t>
            </w:r>
          </w:p>
        </w:tc>
        <w:tc>
          <w:tcPr>
            <w:tcW w:w="0" w:type="auto"/>
            <w:tcBorders>
              <w:top w:val="nil"/>
            </w:tcBorders>
          </w:tcPr>
          <w:p w14:paraId="7A673F85" w14:textId="77777777" w:rsidR="000033E7" w:rsidRPr="000D0C0A" w:rsidRDefault="000033E7" w:rsidP="000033E7">
            <w:pPr>
              <w:pStyle w:val="NoSpacing"/>
              <w:ind w:firstLine="0"/>
              <w:rPr>
                <w:sz w:val="20"/>
                <w:lang w:val="en-GB"/>
              </w:rPr>
            </w:pPr>
            <w:r w:rsidRPr="000D0C0A">
              <w:rPr>
                <w:sz w:val="20"/>
                <w:lang w:val="en-GB"/>
              </w:rPr>
              <w:t>183MB</w:t>
            </w:r>
          </w:p>
        </w:tc>
        <w:tc>
          <w:tcPr>
            <w:tcW w:w="0" w:type="auto"/>
            <w:tcBorders>
              <w:top w:val="nil"/>
            </w:tcBorders>
          </w:tcPr>
          <w:p w14:paraId="65FCC9E0" w14:textId="77777777" w:rsidR="000033E7" w:rsidRPr="000D0C0A" w:rsidRDefault="000035B7" w:rsidP="000B2A63">
            <w:pPr>
              <w:pStyle w:val="NoSpacing"/>
              <w:ind w:firstLine="0"/>
              <w:jc w:val="center"/>
              <w:rPr>
                <w:sz w:val="20"/>
                <w:lang w:val="en-GB"/>
              </w:rPr>
            </w:pPr>
            <w:r>
              <w:rPr>
                <w:sz w:val="20"/>
                <w:lang w:val="en-GB"/>
              </w:rPr>
              <w:t xml:space="preserve">8 </w:t>
            </w:r>
            <w:proofErr w:type="spellStart"/>
            <w:r>
              <w:rPr>
                <w:sz w:val="20"/>
                <w:lang w:val="en-GB"/>
              </w:rPr>
              <w:t>MiB</w:t>
            </w:r>
            <w:proofErr w:type="spellEnd"/>
          </w:p>
        </w:tc>
        <w:tc>
          <w:tcPr>
            <w:tcW w:w="0" w:type="auto"/>
            <w:tcBorders>
              <w:top w:val="nil"/>
            </w:tcBorders>
          </w:tcPr>
          <w:p w14:paraId="2DD97A41" w14:textId="77777777" w:rsidR="000033E7" w:rsidRPr="000D0C0A" w:rsidRDefault="000035B7" w:rsidP="000B2A63">
            <w:pPr>
              <w:pStyle w:val="NoSpacing"/>
              <w:ind w:firstLine="0"/>
              <w:jc w:val="center"/>
              <w:rPr>
                <w:sz w:val="20"/>
                <w:lang w:val="en-GB"/>
              </w:rPr>
            </w:pPr>
            <w:r>
              <w:rPr>
                <w:sz w:val="20"/>
                <w:lang w:val="en-GB"/>
              </w:rPr>
              <w:t>21</w:t>
            </w:r>
          </w:p>
        </w:tc>
      </w:tr>
      <w:tr w:rsidR="000033E7" w:rsidRPr="000D0C0A" w14:paraId="5EAB4250" w14:textId="77777777" w:rsidTr="000B2A63">
        <w:trPr>
          <w:trHeight w:val="112"/>
          <w:jc w:val="center"/>
        </w:trPr>
        <w:tc>
          <w:tcPr>
            <w:tcW w:w="0" w:type="auto"/>
          </w:tcPr>
          <w:p w14:paraId="624AB068" w14:textId="77777777" w:rsidR="000033E7" w:rsidRPr="000D0C0A" w:rsidRDefault="000033E7" w:rsidP="000033E7">
            <w:pPr>
              <w:pStyle w:val="NoSpacing"/>
              <w:ind w:firstLine="0"/>
              <w:rPr>
                <w:sz w:val="20"/>
                <w:lang w:val="en-GB"/>
              </w:rPr>
            </w:pPr>
            <w:r w:rsidRPr="000D0C0A">
              <w:rPr>
                <w:sz w:val="20"/>
                <w:lang w:val="en-GB"/>
              </w:rPr>
              <w:t>3</w:t>
            </w:r>
          </w:p>
        </w:tc>
        <w:tc>
          <w:tcPr>
            <w:tcW w:w="0" w:type="auto"/>
          </w:tcPr>
          <w:p w14:paraId="665E5FD8" w14:textId="77777777" w:rsidR="000033E7" w:rsidRPr="000D0C0A" w:rsidRDefault="000033E7" w:rsidP="000033E7">
            <w:pPr>
              <w:pStyle w:val="NoSpacing"/>
              <w:ind w:firstLine="0"/>
              <w:rPr>
                <w:sz w:val="20"/>
                <w:lang w:val="en-GB"/>
              </w:rPr>
            </w:pPr>
            <w:r w:rsidRPr="000D0C0A">
              <w:rPr>
                <w:sz w:val="20"/>
                <w:lang w:val="en-GB"/>
              </w:rPr>
              <w:t>237MB</w:t>
            </w:r>
          </w:p>
        </w:tc>
        <w:tc>
          <w:tcPr>
            <w:tcW w:w="0" w:type="auto"/>
          </w:tcPr>
          <w:p w14:paraId="4D8FC80C" w14:textId="77777777" w:rsidR="000033E7" w:rsidRPr="000D0C0A" w:rsidRDefault="000035B7" w:rsidP="000B2A63">
            <w:pPr>
              <w:pStyle w:val="NoSpacing"/>
              <w:ind w:firstLine="0"/>
              <w:jc w:val="center"/>
              <w:rPr>
                <w:sz w:val="20"/>
                <w:lang w:val="en-GB"/>
              </w:rPr>
            </w:pPr>
            <w:r>
              <w:rPr>
                <w:sz w:val="20"/>
                <w:lang w:val="en-GB"/>
              </w:rPr>
              <w:t xml:space="preserve">8 </w:t>
            </w:r>
            <w:proofErr w:type="spellStart"/>
            <w:r>
              <w:rPr>
                <w:sz w:val="20"/>
                <w:lang w:val="en-GB"/>
              </w:rPr>
              <w:t>MiB</w:t>
            </w:r>
            <w:proofErr w:type="spellEnd"/>
          </w:p>
        </w:tc>
        <w:tc>
          <w:tcPr>
            <w:tcW w:w="0" w:type="auto"/>
          </w:tcPr>
          <w:p w14:paraId="1FFA4163" w14:textId="77777777" w:rsidR="000033E7" w:rsidRPr="000D0C0A" w:rsidRDefault="000035B7" w:rsidP="000B2A63">
            <w:pPr>
              <w:pStyle w:val="NoSpacing"/>
              <w:ind w:firstLine="0"/>
              <w:jc w:val="center"/>
              <w:rPr>
                <w:sz w:val="20"/>
                <w:lang w:val="en-GB"/>
              </w:rPr>
            </w:pPr>
            <w:r>
              <w:rPr>
                <w:sz w:val="20"/>
                <w:lang w:val="en-GB"/>
              </w:rPr>
              <w:t>28</w:t>
            </w:r>
          </w:p>
        </w:tc>
      </w:tr>
      <w:tr w:rsidR="000033E7" w:rsidRPr="000D0C0A" w14:paraId="26B72AB5" w14:textId="77777777" w:rsidTr="000B2A63">
        <w:trPr>
          <w:trHeight w:val="112"/>
          <w:jc w:val="center"/>
        </w:trPr>
        <w:tc>
          <w:tcPr>
            <w:tcW w:w="0" w:type="auto"/>
          </w:tcPr>
          <w:p w14:paraId="6B1BDE9C" w14:textId="77777777" w:rsidR="000033E7" w:rsidRPr="000D0C0A" w:rsidRDefault="000033E7" w:rsidP="000033E7">
            <w:pPr>
              <w:pStyle w:val="NoSpacing"/>
              <w:ind w:firstLine="0"/>
              <w:rPr>
                <w:sz w:val="20"/>
                <w:lang w:val="en-GB"/>
              </w:rPr>
            </w:pPr>
            <w:r w:rsidRPr="000D0C0A">
              <w:rPr>
                <w:sz w:val="20"/>
                <w:lang w:val="en-GB"/>
              </w:rPr>
              <w:t>4</w:t>
            </w:r>
          </w:p>
        </w:tc>
        <w:tc>
          <w:tcPr>
            <w:tcW w:w="0" w:type="auto"/>
          </w:tcPr>
          <w:p w14:paraId="273807ED" w14:textId="77777777" w:rsidR="000033E7" w:rsidRPr="000D0C0A" w:rsidRDefault="000033E7" w:rsidP="000033E7">
            <w:pPr>
              <w:pStyle w:val="NoSpacing"/>
              <w:ind w:firstLine="0"/>
              <w:rPr>
                <w:sz w:val="20"/>
                <w:lang w:val="en-GB"/>
              </w:rPr>
            </w:pPr>
            <w:r w:rsidRPr="000D0C0A">
              <w:rPr>
                <w:sz w:val="20"/>
                <w:lang w:val="en-GB"/>
              </w:rPr>
              <w:t>364MB</w:t>
            </w:r>
          </w:p>
        </w:tc>
        <w:tc>
          <w:tcPr>
            <w:tcW w:w="0" w:type="auto"/>
          </w:tcPr>
          <w:p w14:paraId="2B94CF50" w14:textId="77777777" w:rsidR="000033E7" w:rsidRPr="000D0C0A" w:rsidRDefault="000035B7" w:rsidP="000B2A63">
            <w:pPr>
              <w:pStyle w:val="NoSpacing"/>
              <w:ind w:firstLine="0"/>
              <w:jc w:val="center"/>
              <w:rPr>
                <w:sz w:val="20"/>
                <w:lang w:val="en-GB"/>
              </w:rPr>
            </w:pPr>
            <w:r>
              <w:rPr>
                <w:sz w:val="20"/>
                <w:lang w:val="en-GB"/>
              </w:rPr>
              <w:t xml:space="preserve">8 </w:t>
            </w:r>
            <w:proofErr w:type="spellStart"/>
            <w:r>
              <w:rPr>
                <w:sz w:val="20"/>
                <w:lang w:val="en-GB"/>
              </w:rPr>
              <w:t>MiB</w:t>
            </w:r>
            <w:proofErr w:type="spellEnd"/>
          </w:p>
        </w:tc>
        <w:tc>
          <w:tcPr>
            <w:tcW w:w="0" w:type="auto"/>
          </w:tcPr>
          <w:p w14:paraId="06E1FD18" w14:textId="77777777" w:rsidR="000033E7" w:rsidRPr="000D0C0A" w:rsidRDefault="000035B7" w:rsidP="000B2A63">
            <w:pPr>
              <w:pStyle w:val="NoSpacing"/>
              <w:ind w:firstLine="0"/>
              <w:jc w:val="center"/>
              <w:rPr>
                <w:sz w:val="20"/>
                <w:lang w:val="en-GB"/>
              </w:rPr>
            </w:pPr>
            <w:r>
              <w:rPr>
                <w:sz w:val="20"/>
                <w:lang w:val="en-GB"/>
              </w:rPr>
              <w:t>43</w:t>
            </w:r>
          </w:p>
        </w:tc>
      </w:tr>
      <w:tr w:rsidR="000033E7" w:rsidRPr="000D0C0A" w14:paraId="02185565" w14:textId="77777777" w:rsidTr="000B2A63">
        <w:trPr>
          <w:trHeight w:val="106"/>
          <w:jc w:val="center"/>
        </w:trPr>
        <w:tc>
          <w:tcPr>
            <w:tcW w:w="0" w:type="auto"/>
          </w:tcPr>
          <w:p w14:paraId="5BEE22F1" w14:textId="77777777" w:rsidR="000033E7" w:rsidRPr="000D0C0A" w:rsidRDefault="000033E7" w:rsidP="000033E7">
            <w:pPr>
              <w:pStyle w:val="NoSpacing"/>
              <w:ind w:firstLine="0"/>
              <w:rPr>
                <w:sz w:val="20"/>
                <w:lang w:val="en-GB"/>
              </w:rPr>
            </w:pPr>
            <w:r w:rsidRPr="000D0C0A">
              <w:rPr>
                <w:sz w:val="20"/>
                <w:lang w:val="en-GB"/>
              </w:rPr>
              <w:t>5</w:t>
            </w:r>
          </w:p>
        </w:tc>
        <w:tc>
          <w:tcPr>
            <w:tcW w:w="0" w:type="auto"/>
          </w:tcPr>
          <w:p w14:paraId="59BF5270" w14:textId="77777777" w:rsidR="000033E7" w:rsidRPr="000D0C0A" w:rsidRDefault="000033E7" w:rsidP="000033E7">
            <w:pPr>
              <w:pStyle w:val="NoSpacing"/>
              <w:ind w:firstLine="0"/>
              <w:rPr>
                <w:sz w:val="20"/>
                <w:lang w:val="en-GB"/>
              </w:rPr>
            </w:pPr>
            <w:r w:rsidRPr="000D0C0A">
              <w:rPr>
                <w:sz w:val="20"/>
                <w:lang w:val="en-GB"/>
              </w:rPr>
              <w:t>798MB</w:t>
            </w:r>
          </w:p>
        </w:tc>
        <w:tc>
          <w:tcPr>
            <w:tcW w:w="0" w:type="auto"/>
          </w:tcPr>
          <w:p w14:paraId="1BCA7931" w14:textId="77777777" w:rsidR="000033E7" w:rsidRPr="000D0C0A" w:rsidRDefault="000035B7" w:rsidP="000B2A63">
            <w:pPr>
              <w:pStyle w:val="NoSpacing"/>
              <w:ind w:firstLine="0"/>
              <w:jc w:val="center"/>
              <w:rPr>
                <w:sz w:val="20"/>
                <w:lang w:val="en-GB"/>
              </w:rPr>
            </w:pPr>
            <w:r>
              <w:rPr>
                <w:sz w:val="20"/>
                <w:lang w:val="en-GB"/>
              </w:rPr>
              <w:t xml:space="preserve">8 </w:t>
            </w:r>
            <w:proofErr w:type="spellStart"/>
            <w:r>
              <w:rPr>
                <w:sz w:val="20"/>
                <w:lang w:val="en-GB"/>
              </w:rPr>
              <w:t>MiB</w:t>
            </w:r>
            <w:proofErr w:type="spellEnd"/>
          </w:p>
        </w:tc>
        <w:tc>
          <w:tcPr>
            <w:tcW w:w="0" w:type="auto"/>
          </w:tcPr>
          <w:p w14:paraId="419812DC" w14:textId="77777777" w:rsidR="000033E7" w:rsidRPr="000D0C0A" w:rsidRDefault="000035B7" w:rsidP="000B2A63">
            <w:pPr>
              <w:pStyle w:val="NoSpacing"/>
              <w:ind w:firstLine="0"/>
              <w:jc w:val="center"/>
              <w:rPr>
                <w:sz w:val="20"/>
                <w:lang w:val="en-GB"/>
              </w:rPr>
            </w:pPr>
            <w:r>
              <w:rPr>
                <w:sz w:val="20"/>
                <w:lang w:val="en-GB"/>
              </w:rPr>
              <w:t>95</w:t>
            </w:r>
          </w:p>
        </w:tc>
      </w:tr>
      <w:tr w:rsidR="000033E7" w:rsidRPr="000D0C0A" w14:paraId="35994BCF" w14:textId="77777777" w:rsidTr="000B2A63">
        <w:trPr>
          <w:trHeight w:val="112"/>
          <w:jc w:val="center"/>
        </w:trPr>
        <w:tc>
          <w:tcPr>
            <w:tcW w:w="0" w:type="auto"/>
          </w:tcPr>
          <w:p w14:paraId="7A90C480" w14:textId="77777777" w:rsidR="000033E7" w:rsidRPr="000D0C0A" w:rsidRDefault="000033E7" w:rsidP="000033E7">
            <w:pPr>
              <w:pStyle w:val="NoSpacing"/>
              <w:ind w:firstLine="0"/>
              <w:rPr>
                <w:sz w:val="20"/>
                <w:lang w:val="en-GB"/>
              </w:rPr>
            </w:pPr>
            <w:r w:rsidRPr="000D0C0A">
              <w:rPr>
                <w:sz w:val="20"/>
                <w:lang w:val="en-GB"/>
              </w:rPr>
              <w:t>6</w:t>
            </w:r>
          </w:p>
        </w:tc>
        <w:tc>
          <w:tcPr>
            <w:tcW w:w="0" w:type="auto"/>
          </w:tcPr>
          <w:p w14:paraId="1ECF6747" w14:textId="77777777" w:rsidR="000033E7" w:rsidRPr="000D0C0A" w:rsidRDefault="000033E7" w:rsidP="000033E7">
            <w:pPr>
              <w:pStyle w:val="NoSpacing"/>
              <w:ind w:firstLine="0"/>
              <w:rPr>
                <w:sz w:val="20"/>
                <w:lang w:val="en-GB"/>
              </w:rPr>
            </w:pPr>
            <w:r w:rsidRPr="000D0C0A">
              <w:rPr>
                <w:sz w:val="20"/>
                <w:lang w:val="en-GB"/>
              </w:rPr>
              <w:t>1.54GB</w:t>
            </w:r>
          </w:p>
        </w:tc>
        <w:tc>
          <w:tcPr>
            <w:tcW w:w="0" w:type="auto"/>
          </w:tcPr>
          <w:p w14:paraId="15B9D441" w14:textId="77777777" w:rsidR="000033E7" w:rsidRPr="000D0C0A" w:rsidRDefault="000035B7" w:rsidP="000B2A63">
            <w:pPr>
              <w:pStyle w:val="NoSpacing"/>
              <w:ind w:firstLine="0"/>
              <w:jc w:val="center"/>
              <w:rPr>
                <w:sz w:val="20"/>
                <w:lang w:val="en-GB"/>
              </w:rPr>
            </w:pPr>
            <w:r>
              <w:rPr>
                <w:sz w:val="20"/>
                <w:lang w:val="en-GB"/>
              </w:rPr>
              <w:t xml:space="preserve">16 </w:t>
            </w:r>
            <w:proofErr w:type="spellStart"/>
            <w:r>
              <w:rPr>
                <w:sz w:val="20"/>
                <w:lang w:val="en-GB"/>
              </w:rPr>
              <w:t>MiB</w:t>
            </w:r>
            <w:proofErr w:type="spellEnd"/>
          </w:p>
        </w:tc>
        <w:tc>
          <w:tcPr>
            <w:tcW w:w="0" w:type="auto"/>
          </w:tcPr>
          <w:p w14:paraId="151083B4" w14:textId="77777777" w:rsidR="000033E7" w:rsidRPr="000D0C0A" w:rsidRDefault="000035B7" w:rsidP="000B2A63">
            <w:pPr>
              <w:pStyle w:val="NoSpacing"/>
              <w:ind w:firstLine="0"/>
              <w:jc w:val="center"/>
              <w:rPr>
                <w:sz w:val="20"/>
                <w:lang w:val="en-GB"/>
              </w:rPr>
            </w:pPr>
            <w:r>
              <w:rPr>
                <w:sz w:val="20"/>
                <w:lang w:val="en-GB"/>
              </w:rPr>
              <w:t>91</w:t>
            </w:r>
          </w:p>
        </w:tc>
      </w:tr>
      <w:tr w:rsidR="000033E7" w:rsidRPr="000D0C0A" w14:paraId="0352859D" w14:textId="77777777" w:rsidTr="000B2A63">
        <w:trPr>
          <w:trHeight w:val="112"/>
          <w:jc w:val="center"/>
        </w:trPr>
        <w:tc>
          <w:tcPr>
            <w:tcW w:w="0" w:type="auto"/>
            <w:tcBorders>
              <w:bottom w:val="nil"/>
            </w:tcBorders>
          </w:tcPr>
          <w:p w14:paraId="54FE1F9C" w14:textId="77777777" w:rsidR="000033E7" w:rsidRPr="000D0C0A" w:rsidRDefault="000033E7" w:rsidP="000033E7">
            <w:pPr>
              <w:pStyle w:val="NoSpacing"/>
              <w:ind w:firstLine="0"/>
              <w:rPr>
                <w:sz w:val="20"/>
                <w:lang w:val="en-GB"/>
              </w:rPr>
            </w:pPr>
            <w:r w:rsidRPr="000D0C0A">
              <w:rPr>
                <w:sz w:val="20"/>
                <w:lang w:val="en-GB"/>
              </w:rPr>
              <w:t>7</w:t>
            </w:r>
          </w:p>
        </w:tc>
        <w:tc>
          <w:tcPr>
            <w:tcW w:w="0" w:type="auto"/>
            <w:tcBorders>
              <w:bottom w:val="nil"/>
            </w:tcBorders>
          </w:tcPr>
          <w:p w14:paraId="340F9497" w14:textId="77777777" w:rsidR="000033E7" w:rsidRPr="000D0C0A" w:rsidRDefault="000033E7" w:rsidP="000033E7">
            <w:pPr>
              <w:pStyle w:val="NoSpacing"/>
              <w:ind w:firstLine="0"/>
              <w:rPr>
                <w:sz w:val="20"/>
                <w:lang w:val="en-GB"/>
              </w:rPr>
            </w:pPr>
            <w:r w:rsidRPr="000D0C0A">
              <w:rPr>
                <w:sz w:val="20"/>
                <w:lang w:val="en-GB"/>
              </w:rPr>
              <w:t>6.32GB</w:t>
            </w:r>
          </w:p>
        </w:tc>
        <w:tc>
          <w:tcPr>
            <w:tcW w:w="0" w:type="auto"/>
            <w:tcBorders>
              <w:bottom w:val="nil"/>
            </w:tcBorders>
          </w:tcPr>
          <w:p w14:paraId="54C4346E" w14:textId="77777777" w:rsidR="000033E7" w:rsidRPr="000D0C0A" w:rsidRDefault="000035B7" w:rsidP="000B2A63">
            <w:pPr>
              <w:pStyle w:val="NoSpacing"/>
              <w:ind w:firstLine="0"/>
              <w:jc w:val="center"/>
              <w:rPr>
                <w:sz w:val="20"/>
                <w:lang w:val="en-GB"/>
              </w:rPr>
            </w:pPr>
            <w:r>
              <w:rPr>
                <w:sz w:val="20"/>
                <w:lang w:val="en-GB"/>
              </w:rPr>
              <w:t xml:space="preserve">16 </w:t>
            </w:r>
            <w:proofErr w:type="spellStart"/>
            <w:r>
              <w:rPr>
                <w:sz w:val="20"/>
                <w:lang w:val="en-GB"/>
              </w:rPr>
              <w:t>MiB</w:t>
            </w:r>
            <w:proofErr w:type="spellEnd"/>
          </w:p>
        </w:tc>
        <w:tc>
          <w:tcPr>
            <w:tcW w:w="0" w:type="auto"/>
            <w:tcBorders>
              <w:bottom w:val="nil"/>
            </w:tcBorders>
          </w:tcPr>
          <w:p w14:paraId="061C360F" w14:textId="77777777" w:rsidR="000033E7" w:rsidRPr="000D0C0A" w:rsidRDefault="000035B7" w:rsidP="000B2A63">
            <w:pPr>
              <w:pStyle w:val="NoSpacing"/>
              <w:ind w:firstLine="0"/>
              <w:jc w:val="center"/>
              <w:rPr>
                <w:sz w:val="20"/>
                <w:lang w:val="en-GB"/>
              </w:rPr>
            </w:pPr>
            <w:r>
              <w:rPr>
                <w:sz w:val="20"/>
                <w:lang w:val="en-GB"/>
              </w:rPr>
              <w:t>376</w:t>
            </w:r>
          </w:p>
        </w:tc>
      </w:tr>
      <w:tr w:rsidR="000033E7" w:rsidRPr="000D0C0A" w14:paraId="4B6FB1FA" w14:textId="77777777" w:rsidTr="000B2A63">
        <w:trPr>
          <w:trHeight w:val="112"/>
          <w:jc w:val="center"/>
        </w:trPr>
        <w:tc>
          <w:tcPr>
            <w:tcW w:w="0" w:type="auto"/>
            <w:tcBorders>
              <w:top w:val="nil"/>
              <w:bottom w:val="double" w:sz="6" w:space="0" w:color="auto"/>
            </w:tcBorders>
          </w:tcPr>
          <w:p w14:paraId="0FDC994D" w14:textId="77777777" w:rsidR="000033E7" w:rsidRPr="000D0C0A" w:rsidRDefault="000033E7" w:rsidP="000033E7">
            <w:pPr>
              <w:pStyle w:val="NoSpacing"/>
              <w:ind w:firstLine="0"/>
              <w:rPr>
                <w:sz w:val="20"/>
                <w:lang w:val="en-GB"/>
              </w:rPr>
            </w:pPr>
            <w:r w:rsidRPr="000D0C0A">
              <w:rPr>
                <w:sz w:val="20"/>
                <w:lang w:val="en-GB"/>
              </w:rPr>
              <w:t>8</w:t>
            </w:r>
          </w:p>
        </w:tc>
        <w:tc>
          <w:tcPr>
            <w:tcW w:w="0" w:type="auto"/>
            <w:tcBorders>
              <w:top w:val="nil"/>
              <w:bottom w:val="double" w:sz="6" w:space="0" w:color="auto"/>
            </w:tcBorders>
          </w:tcPr>
          <w:p w14:paraId="1CF1DA78" w14:textId="77777777" w:rsidR="000033E7" w:rsidRPr="000D0C0A" w:rsidRDefault="000033E7" w:rsidP="000033E7">
            <w:pPr>
              <w:pStyle w:val="NoSpacing"/>
              <w:ind w:firstLine="0"/>
              <w:rPr>
                <w:sz w:val="20"/>
                <w:lang w:val="en-GB"/>
              </w:rPr>
            </w:pPr>
            <w:r w:rsidRPr="000D0C0A">
              <w:rPr>
                <w:sz w:val="20"/>
                <w:lang w:val="en-GB"/>
              </w:rPr>
              <w:t>10.52GB</w:t>
            </w:r>
          </w:p>
        </w:tc>
        <w:tc>
          <w:tcPr>
            <w:tcW w:w="0" w:type="auto"/>
            <w:tcBorders>
              <w:top w:val="nil"/>
              <w:bottom w:val="double" w:sz="6" w:space="0" w:color="auto"/>
            </w:tcBorders>
          </w:tcPr>
          <w:p w14:paraId="0557009E" w14:textId="77777777" w:rsidR="000033E7" w:rsidRPr="000D0C0A" w:rsidRDefault="000035B7" w:rsidP="000B2A63">
            <w:pPr>
              <w:pStyle w:val="NoSpacing"/>
              <w:ind w:firstLine="0"/>
              <w:jc w:val="center"/>
              <w:rPr>
                <w:sz w:val="20"/>
                <w:lang w:val="en-GB"/>
              </w:rPr>
            </w:pPr>
            <w:r>
              <w:rPr>
                <w:sz w:val="20"/>
                <w:lang w:val="en-GB"/>
              </w:rPr>
              <w:t xml:space="preserve">24 </w:t>
            </w:r>
            <w:proofErr w:type="spellStart"/>
            <w:r>
              <w:rPr>
                <w:sz w:val="20"/>
                <w:lang w:val="en-GB"/>
              </w:rPr>
              <w:t>MiB</w:t>
            </w:r>
            <w:proofErr w:type="spellEnd"/>
          </w:p>
        </w:tc>
        <w:tc>
          <w:tcPr>
            <w:tcW w:w="0" w:type="auto"/>
            <w:tcBorders>
              <w:top w:val="nil"/>
              <w:bottom w:val="double" w:sz="6" w:space="0" w:color="auto"/>
            </w:tcBorders>
          </w:tcPr>
          <w:p w14:paraId="75BF6AC3" w14:textId="77777777" w:rsidR="000033E7" w:rsidRPr="000D0C0A" w:rsidRDefault="000035B7" w:rsidP="000B2A63">
            <w:pPr>
              <w:pStyle w:val="NoSpacing"/>
              <w:ind w:firstLine="0"/>
              <w:jc w:val="center"/>
              <w:rPr>
                <w:sz w:val="20"/>
                <w:lang w:val="en-GB"/>
              </w:rPr>
            </w:pPr>
            <w:r>
              <w:rPr>
                <w:sz w:val="20"/>
                <w:lang w:val="en-GB"/>
              </w:rPr>
              <w:t>417</w:t>
            </w:r>
          </w:p>
        </w:tc>
      </w:tr>
    </w:tbl>
    <w:p w14:paraId="170B9678" w14:textId="77777777" w:rsidR="00E06406" w:rsidRPr="00E06406" w:rsidRDefault="00E06406" w:rsidP="00E06406"/>
    <w:p w14:paraId="32983A7C" w14:textId="77777777" w:rsidR="003E5C43" w:rsidRPr="000D0C0A" w:rsidRDefault="003E5C43" w:rsidP="003E5C43">
      <w:pPr>
        <w:pStyle w:val="Heading2"/>
      </w:pPr>
      <w:r w:rsidRPr="000D0C0A">
        <w:t>Scalability Results</w:t>
      </w:r>
    </w:p>
    <w:p w14:paraId="15086611" w14:textId="77777777" w:rsidR="003E5C43" w:rsidRPr="000D0C0A" w:rsidRDefault="00E06406" w:rsidP="00742EC2">
      <w:pPr>
        <w:ind w:firstLine="0"/>
      </w:pPr>
      <w:r>
        <w:t xml:space="preserve">Our most extensive test was of </w:t>
      </w:r>
      <w:r w:rsidR="00A429D3">
        <w:t xml:space="preserve">the performance of the </w:t>
      </w:r>
      <w:r w:rsidR="00A429D3" w:rsidRPr="00B645C4">
        <w:rPr>
          <w:i/>
        </w:rPr>
        <w:t>MapReduce</w:t>
      </w:r>
      <w:r w:rsidR="00A429D3">
        <w:t xml:space="preserve"> solution across a</w:t>
      </w:r>
      <w:r w:rsidR="00DA476C">
        <w:t xml:space="preserve"> varying </w:t>
      </w:r>
      <w:r w:rsidR="00A429D3">
        <w:t xml:space="preserve">number of </w:t>
      </w:r>
      <w:r w:rsidR="00FF10E0">
        <w:t>machines</w:t>
      </w:r>
      <w:r w:rsidR="00EF7123">
        <w:t xml:space="preserve">. </w:t>
      </w:r>
      <w:r w:rsidR="00A429D3">
        <w:t>This was to</w:t>
      </w:r>
      <w:r w:rsidR="003E5C43" w:rsidRPr="000D0C0A">
        <w:t xml:space="preserve"> ensure that our solution could scale </w:t>
      </w:r>
      <w:r w:rsidR="000D0C0A" w:rsidRPr="000D0C0A">
        <w:t>properly</w:t>
      </w:r>
      <w:r w:rsidR="003E5C43" w:rsidRPr="000D0C0A">
        <w:t xml:space="preserve">, </w:t>
      </w:r>
      <w:r w:rsidR="00A429D3">
        <w:t>and to analyse the</w:t>
      </w:r>
      <w:r w:rsidR="000D0C0A" w:rsidRPr="000D0C0A">
        <w:t xml:space="preserve"> </w:t>
      </w:r>
      <w:r w:rsidR="00A429D3">
        <w:t>effect adding machines to the cluster has on</w:t>
      </w:r>
      <w:r w:rsidR="001C216D">
        <w:t xml:space="preserve"> the</w:t>
      </w:r>
      <w:r w:rsidR="00A429D3">
        <w:t xml:space="preserve"> </w:t>
      </w:r>
      <w:r w:rsidR="00A5606D">
        <w:t>overall performance increase.</w:t>
      </w:r>
    </w:p>
    <w:p w14:paraId="718AA00D" w14:textId="4EA7AE55" w:rsidR="00254643" w:rsidRDefault="00E751EA" w:rsidP="00742EC2">
      <w:pPr>
        <w:ind w:firstLine="0"/>
      </w:pPr>
      <w:r>
        <w:rPr>
          <w:noProof/>
          <w:lang w:val="en-US" w:eastAsia="en-US"/>
        </w:rPr>
        <w:lastRenderedPageBreak/>
        <mc:AlternateContent>
          <mc:Choice Requires="wpg">
            <w:drawing>
              <wp:anchor distT="0" distB="0" distL="114300" distR="114300" simplePos="0" relativeHeight="251680768" behindDoc="0" locked="0" layoutInCell="1" allowOverlap="1" wp14:anchorId="693B5A39" wp14:editId="25D275ED">
                <wp:simplePos x="0" y="0"/>
                <wp:positionH relativeFrom="column">
                  <wp:posOffset>-611505</wp:posOffset>
                </wp:positionH>
                <wp:positionV relativeFrom="paragraph">
                  <wp:posOffset>1600835</wp:posOffset>
                </wp:positionV>
                <wp:extent cx="7018655" cy="2531745"/>
                <wp:effectExtent l="0" t="0" r="0" b="8255"/>
                <wp:wrapSquare wrapText="bothSides"/>
                <wp:docPr id="32" name="Group 32"/>
                <wp:cNvGraphicFramePr/>
                <a:graphic xmlns:a="http://schemas.openxmlformats.org/drawingml/2006/main">
                  <a:graphicData uri="http://schemas.microsoft.com/office/word/2010/wordprocessingGroup">
                    <wpg:wgp>
                      <wpg:cNvGrpSpPr/>
                      <wpg:grpSpPr>
                        <a:xfrm>
                          <a:off x="0" y="0"/>
                          <a:ext cx="7018655" cy="2531745"/>
                          <a:chOff x="0" y="0"/>
                          <a:chExt cx="7018655" cy="2531772"/>
                        </a:xfrm>
                      </wpg:grpSpPr>
                      <pic:pic xmlns:pic="http://schemas.openxmlformats.org/drawingml/2006/picture">
                        <pic:nvPicPr>
                          <pic:cNvPr id="22" name="Picture 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bwMode="auto">
                          <a:xfrm>
                            <a:off x="0" y="5080"/>
                            <a:ext cx="3500755" cy="21120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Picture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bwMode="auto">
                          <a:xfrm>
                            <a:off x="3512185" y="0"/>
                            <a:ext cx="3506470" cy="2123440"/>
                          </a:xfrm>
                          <a:prstGeom prst="rect">
                            <a:avLst/>
                          </a:prstGeom>
                          <a:noFill/>
                          <a:ln>
                            <a:noFill/>
                          </a:ln>
                          <a:extLst>
                            <a:ext uri="{53640926-AAD7-44d8-BBD7-CCE9431645EC}">
                              <a14:shadowObscured xmlns:a14="http://schemas.microsoft.com/office/drawing/2010/main"/>
                            </a:ext>
                          </a:extLst>
                        </pic:spPr>
                      </pic:pic>
                      <wps:wsp>
                        <wps:cNvPr id="10" name="Text Box 10"/>
                        <wps:cNvSpPr txBox="1"/>
                        <wps:spPr>
                          <a:xfrm>
                            <a:off x="200660" y="2099310"/>
                            <a:ext cx="6535677" cy="43246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215A3D" w14:textId="06B01978" w:rsidR="00766A8B" w:rsidRPr="00895C25" w:rsidRDefault="00766A8B" w:rsidP="00B9712D">
                              <w:pPr>
                                <w:pStyle w:val="Normal-noindent"/>
                                <w:jc w:val="center"/>
                                <w:rPr>
                                  <w:sz w:val="20"/>
                                </w:rPr>
                              </w:pPr>
                              <w:r w:rsidRPr="00895C25">
                                <w:rPr>
                                  <w:b/>
                                  <w:sz w:val="20"/>
                                </w:rPr>
                                <w:t xml:space="preserve">Figure 10. </w:t>
                              </w:r>
                              <w:r w:rsidRPr="00895C25">
                                <w:rPr>
                                  <w:sz w:val="20"/>
                                </w:rPr>
                                <w:t>Performance increase over a single machine as the number of</w:t>
                              </w:r>
                              <w:r>
                                <w:rPr>
                                  <w:sz w:val="20"/>
                                </w:rPr>
                                <w:t xml:space="preserve"> </w:t>
                              </w:r>
                              <w:r w:rsidRPr="00895C25">
                                <w:rPr>
                                  <w:i/>
                                  <w:sz w:val="20"/>
                                </w:rPr>
                                <w:t>Map Task Slots</w:t>
                              </w:r>
                              <w:r w:rsidRPr="00895C25">
                                <w:rPr>
                                  <w:sz w:val="20"/>
                                </w:rPr>
                                <w:t xml:space="preserve"> in the cluster increases.</w:t>
                              </w:r>
                            </w:p>
                            <w:p w14:paraId="188F9B66" w14:textId="0AE93F04" w:rsidR="00766A8B" w:rsidRPr="00895C25" w:rsidRDefault="00766A8B" w:rsidP="00895C25">
                              <w:pPr>
                                <w:pStyle w:val="Normal-noindent"/>
                                <w:jc w:val="center"/>
                                <w:rPr>
                                  <w:sz w:val="20"/>
                                </w:rPr>
                              </w:pPr>
                              <w:r>
                                <w:rPr>
                                  <w:sz w:val="20"/>
                                </w:rPr>
                                <w:t xml:space="preserve">N.B. </w:t>
                              </w:r>
                              <w:r w:rsidRPr="00B9712D">
                                <w:rPr>
                                  <w:i/>
                                  <w:sz w:val="20"/>
                                </w:rPr>
                                <w:t>The y-axis scale differs between the graphs</w:t>
                              </w:r>
                              <w:r>
                                <w:rPr>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32" o:spid="_x0000_s1041" style="position:absolute;left:0;text-align:left;margin-left:-48.1pt;margin-top:126.05pt;width:552.65pt;height:199.35pt;z-index:251680768;mso-position-horizontal-relative:text;mso-position-vertical-relative:text" coordsize="7018655,2531772" o:gfxdata="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">
                <v:shape id="Picture 5" o:spid="_x0000_s1042" type="#_x0000_t75" style="position:absolute;top:5080;width:3500755;height:21120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vA&#10;VxHCAAAA2wAAAA8AAABkcnMvZG93bnJldi54bWxEj0FrwkAUhO+C/2F5Qi9SN8lBJM0qpbawV6Ng&#10;j4/saxLMvg27q8Z/3y0UPA4z8w1T7SY7iBv50DtWkK8yEMSNMz23Ck7Hr9cNiBCRDQ6OScGDAuy2&#10;81mFpXF3PtCtjq1IEA4lKuhiHEspQ9ORxbByI3Hyfpy3GJP0rTQe7wluB1lk2Vpa7DktdDjSR0fN&#10;pb5aBUu/f+DlIE1+DPWn/j7r3Gut1Mtien8DEWmKz/B/WxsFRQF/X9IPkNt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7wFcRwgAAANsAAAAPAAAAAAAAAAAAAAAAAJwCAABk&#10;cnMvZG93bnJldi54bWxQSwUGAAAAAAQABAD3AAAAiwMAAAAA&#10;">
                  <v:imagedata r:id="rId23" o:title=""/>
                  <v:path arrowok="t"/>
                </v:shape>
                <v:shape id="Picture 4" o:spid="_x0000_s1043" type="#_x0000_t75" style="position:absolute;left:3512185;width:3506470;height:21234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vg&#10;CBfEAAAA2wAAAA8AAABkcnMvZG93bnJldi54bWxEj8FuwjAQRO9I/QdrK3ErDjnQNmAQjVrBpUKk&#10;/YBtvMSBeB3FbhL+vq6ExHE0M280q81oG9FT52vHCuazBARx6XTNlYLvr4+nFxA+IGtsHJOCK3nY&#10;rB8mK8y0G/hIfREqESHsM1RgQmgzKX1pyKKfuZY4eifXWQxRdpXUHQ4RbhuZJslCWqw5LhhsKTdU&#10;Xopfq6BsP+3beftc5fW7OfNhd/15PRVKTR/H7RJEoDHcw7f2XitI5/D/Jf4Auf4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NvgCBfEAAAA2wAAAA8AAAAAAAAAAAAAAAAAnAIA&#10;AGRycy9kb3ducmV2LnhtbFBLBQYAAAAABAAEAPcAAACNAwAAAAA=&#10;">
                  <v:imagedata r:id="rId24" o:title=""/>
                  <v:path arrowok="t"/>
                </v:shape>
                <v:shape id="Text Box 10" o:spid="_x0000_s1044" type="#_x0000_t202" style="position:absolute;left:200660;top:2099310;width:6535677;height:43246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16215A3D" w14:textId="06B01978" w:rsidR="00766A8B" w:rsidRPr="00895C25" w:rsidRDefault="00766A8B" w:rsidP="00B9712D">
                        <w:pPr>
                          <w:pStyle w:val="Normal-noindent"/>
                          <w:jc w:val="center"/>
                          <w:rPr>
                            <w:sz w:val="20"/>
                          </w:rPr>
                        </w:pPr>
                        <w:r w:rsidRPr="00895C25">
                          <w:rPr>
                            <w:b/>
                            <w:sz w:val="20"/>
                          </w:rPr>
                          <w:t xml:space="preserve">Figure 10. </w:t>
                        </w:r>
                        <w:r w:rsidRPr="00895C25">
                          <w:rPr>
                            <w:sz w:val="20"/>
                          </w:rPr>
                          <w:t>Performance increase over a single machine as the number of</w:t>
                        </w:r>
                        <w:r>
                          <w:rPr>
                            <w:sz w:val="20"/>
                          </w:rPr>
                          <w:t xml:space="preserve"> </w:t>
                        </w:r>
                        <w:r w:rsidRPr="00895C25">
                          <w:rPr>
                            <w:i/>
                            <w:sz w:val="20"/>
                          </w:rPr>
                          <w:t>Map Task Slots</w:t>
                        </w:r>
                        <w:r w:rsidRPr="00895C25">
                          <w:rPr>
                            <w:sz w:val="20"/>
                          </w:rPr>
                          <w:t xml:space="preserve"> in the cluster increases.</w:t>
                        </w:r>
                      </w:p>
                      <w:p w14:paraId="188F9B66" w14:textId="0AE93F04" w:rsidR="00766A8B" w:rsidRPr="00895C25" w:rsidRDefault="00766A8B" w:rsidP="00895C25">
                        <w:pPr>
                          <w:pStyle w:val="Normal-noindent"/>
                          <w:jc w:val="center"/>
                          <w:rPr>
                            <w:sz w:val="20"/>
                          </w:rPr>
                        </w:pPr>
                        <w:r>
                          <w:rPr>
                            <w:sz w:val="20"/>
                          </w:rPr>
                          <w:t xml:space="preserve">N.B. </w:t>
                        </w:r>
                        <w:r w:rsidRPr="00B9712D">
                          <w:rPr>
                            <w:i/>
                            <w:sz w:val="20"/>
                          </w:rPr>
                          <w:t>The y-axis scale differs between the graphs</w:t>
                        </w:r>
                        <w:r>
                          <w:rPr>
                            <w:sz w:val="20"/>
                          </w:rPr>
                          <w:t>.</w:t>
                        </w:r>
                      </w:p>
                    </w:txbxContent>
                  </v:textbox>
                </v:shape>
                <w10:wrap type="square"/>
              </v:group>
            </w:pict>
          </mc:Fallback>
        </mc:AlternateContent>
      </w:r>
      <w:r w:rsidR="009B0EFB">
        <w:t xml:space="preserve">Figure 10 presents the performance increase that is gained over using a single machine for </w:t>
      </w:r>
      <w:r w:rsidR="00993884">
        <w:t xml:space="preserve">each of our test files, using </w:t>
      </w:r>
      <w:r w:rsidR="009B0EFB">
        <w:t xml:space="preserve">cluster sizes ranging from 1 to 19 (and so with 4 </w:t>
      </w:r>
      <w:r w:rsidR="009B0EFB" w:rsidRPr="009B0EFB">
        <w:rPr>
          <w:i/>
        </w:rPr>
        <w:t>Map Task Slots</w:t>
      </w:r>
      <w:r w:rsidR="009B0EFB">
        <w:t xml:space="preserve"> per machine, 4 to 76 </w:t>
      </w:r>
      <w:r w:rsidR="009B0EFB" w:rsidRPr="009B0EFB">
        <w:rPr>
          <w:i/>
        </w:rPr>
        <w:t>Map Task Slots</w:t>
      </w:r>
      <w:r w:rsidR="009B0EFB">
        <w:t xml:space="preserve">). </w:t>
      </w:r>
      <w:r w:rsidR="00746CA3">
        <w:t xml:space="preserve">We processed each of test files in three rounds to produce average performance values for </w:t>
      </w:r>
      <w:r w:rsidR="008750E9">
        <w:t xml:space="preserve">the </w:t>
      </w:r>
      <w:r w:rsidR="00746CA3">
        <w:t xml:space="preserve">varying cluster sizes. </w:t>
      </w:r>
      <w:r w:rsidR="009B0EFB">
        <w:t>To reduce the overall cost of the experiment, only odd numbered cluster sizes were tested</w:t>
      </w:r>
      <w:r w:rsidR="00497D0C">
        <w:t xml:space="preserve"> in each round</w:t>
      </w:r>
      <w:r w:rsidR="009B0EFB">
        <w:t xml:space="preserve">. </w:t>
      </w:r>
      <w:r w:rsidR="00993884">
        <w:t>We denote ‘cluster size’ to be the number of slave machines in the cluster.</w:t>
      </w:r>
      <w:r w:rsidR="00257634" w:rsidRPr="00257634">
        <w:t xml:space="preserve"> </w:t>
      </w:r>
      <w:r w:rsidR="00692125">
        <w:t>The ‘speed up’ is with reference to the average time it took to process the file on a machine with a single slave</w:t>
      </w:r>
      <w:r w:rsidR="00CC6901">
        <w:t>, shown on the graphs below</w:t>
      </w:r>
      <w:r w:rsidR="007927F7">
        <w:t xml:space="preserve"> in Figure 10</w:t>
      </w:r>
      <w:r w:rsidR="00CC6901">
        <w:t>.</w:t>
      </w:r>
      <w:r w:rsidR="006149EA">
        <w:t xml:space="preserve"> This does not include the time for </w:t>
      </w:r>
      <w:r w:rsidR="006149EA" w:rsidRPr="006149EA">
        <w:rPr>
          <w:i/>
        </w:rPr>
        <w:t>Demux</w:t>
      </w:r>
      <w:r w:rsidR="006149EA">
        <w:t xml:space="preserve"> or </w:t>
      </w:r>
      <w:r w:rsidR="006149EA" w:rsidRPr="006149EA">
        <w:rPr>
          <w:i/>
        </w:rPr>
        <w:t>Merge</w:t>
      </w:r>
      <w:r w:rsidR="006149EA">
        <w:t xml:space="preserve">, concentrating on the scalability of the distributed phases of our solution. </w:t>
      </w:r>
    </w:p>
    <w:p w14:paraId="0622D89B" w14:textId="1DD3AFB3" w:rsidR="00254643" w:rsidRDefault="003320EF" w:rsidP="00254643">
      <w:r>
        <w:t>It is clear f</w:t>
      </w:r>
      <w:r w:rsidR="00254643">
        <w:t>r</w:t>
      </w:r>
      <w:r>
        <w:t>o</w:t>
      </w:r>
      <w:r w:rsidR="00254643">
        <w:t xml:space="preserve">m Figure 10 that the scalability of our solution varied depending on the input size and type. In the three larger test cases presented in the graph on the right, File 8 was able to achieve a performance increase of 16.4x that of a single node in the cluster, when using 19 machines. In the graph on the left, it can be seen that the smaller files were limited by their number of </w:t>
      </w:r>
      <w:r w:rsidR="00254643" w:rsidRPr="00254643">
        <w:rPr>
          <w:i/>
        </w:rPr>
        <w:t>Map Tasks</w:t>
      </w:r>
      <w:r w:rsidR="00254643">
        <w:rPr>
          <w:i/>
        </w:rPr>
        <w:t xml:space="preserve">, </w:t>
      </w:r>
      <w:r w:rsidR="00254643">
        <w:t>achieving</w:t>
      </w:r>
      <w:r w:rsidR="00254643" w:rsidRPr="00254643">
        <w:t xml:space="preserve"> smaller</w:t>
      </w:r>
      <w:r w:rsidR="00254643">
        <w:rPr>
          <w:i/>
        </w:rPr>
        <w:t xml:space="preserve"> </w:t>
      </w:r>
      <w:r w:rsidR="00254643">
        <w:t>performance increases.</w:t>
      </w:r>
    </w:p>
    <w:p w14:paraId="01DC6BC8" w14:textId="5910FFCF" w:rsidR="00254643" w:rsidRPr="00254643" w:rsidRDefault="00254643" w:rsidP="00254643">
      <w:pPr>
        <w:pStyle w:val="Heading2"/>
      </w:pPr>
      <w:r w:rsidRPr="000D0C0A">
        <w:t>Visual Quality (PSNR)</w:t>
      </w:r>
    </w:p>
    <w:p w14:paraId="49168ECB" w14:textId="0EC1DA2F" w:rsidR="00D31A2A" w:rsidRPr="000D0C0A" w:rsidRDefault="00D31A2A" w:rsidP="00742EC2">
      <w:pPr>
        <w:ind w:firstLine="0"/>
      </w:pPr>
      <w:r w:rsidRPr="000D0C0A">
        <w:t xml:space="preserve">To analyse the </w:t>
      </w:r>
      <w:r w:rsidR="00713FA6" w:rsidRPr="000D0C0A">
        <w:t>visual quality of the output from t</w:t>
      </w:r>
      <w:r w:rsidR="00AC762A" w:rsidRPr="000D0C0A">
        <w:t>he transcoder, we chose to use a common</w:t>
      </w:r>
      <w:r w:rsidR="00713FA6" w:rsidRPr="000D0C0A">
        <w:t xml:space="preserve"> objective visual quality</w:t>
      </w:r>
      <w:r w:rsidR="00AC762A" w:rsidRPr="000D0C0A">
        <w:t xml:space="preserve"> measurement</w:t>
      </w:r>
      <w:r w:rsidR="00E807EC">
        <w:t xml:space="preserve"> called </w:t>
      </w:r>
      <w:r w:rsidR="00713FA6" w:rsidRPr="000D0C0A">
        <w:t>PSNR (Peak Signal to Noise Ratio</w:t>
      </w:r>
      <w:r w:rsidR="00E807EC">
        <w:t>, a</w:t>
      </w:r>
      <w:r w:rsidR="00C743D2">
        <w:t xml:space="preserve"> </w:t>
      </w:r>
      <w:r w:rsidR="003B3969">
        <w:t>logarithmic representation of Mean Squared Error</w:t>
      </w:r>
      <w:r w:rsidR="005974F8">
        <w:t>)</w:t>
      </w:r>
      <w:r w:rsidR="00AC762A" w:rsidRPr="000D0C0A">
        <w:t>. PSNR</w:t>
      </w:r>
      <w:r w:rsidR="00713FA6" w:rsidRPr="000D0C0A">
        <w:t xml:space="preserve"> compare</w:t>
      </w:r>
      <w:r w:rsidR="00AC762A" w:rsidRPr="000D0C0A">
        <w:t>s</w:t>
      </w:r>
      <w:r w:rsidR="00713FA6" w:rsidRPr="000D0C0A">
        <w:t xml:space="preserve"> the output from a transcoder to a reference file to give a measurement of the quality lost during the transcode. As we are only interested in the difference between the output from our </w:t>
      </w:r>
      <w:r w:rsidR="00713FA6" w:rsidRPr="009E67D6">
        <w:rPr>
          <w:i/>
        </w:rPr>
        <w:t>MapReduce</w:t>
      </w:r>
      <w:r w:rsidR="00713FA6" w:rsidRPr="000D0C0A">
        <w:t xml:space="preserve"> transcode implementation, and that of our reference sequential transcode</w:t>
      </w:r>
      <w:r w:rsidR="00B54DF4">
        <w:t>r</w:t>
      </w:r>
      <w:r w:rsidR="002E569E" w:rsidRPr="000D0C0A">
        <w:rPr>
          <w:rStyle w:val="FootnoteReference"/>
        </w:rPr>
        <w:footnoteReference w:id="17"/>
      </w:r>
      <w:r w:rsidR="00713FA6" w:rsidRPr="000D0C0A">
        <w:t xml:space="preserve">, we </w:t>
      </w:r>
      <w:r w:rsidR="00B54DF4">
        <w:t xml:space="preserve">focus on the </w:t>
      </w:r>
      <w:r w:rsidR="002F337D" w:rsidRPr="000D0C0A">
        <w:t>difference between the two</w:t>
      </w:r>
      <w:r w:rsidR="00B54DF4">
        <w:t xml:space="preserve"> PSNR values. Taking PSNR measurements compares every output frame with every original frame</w:t>
      </w:r>
      <w:r w:rsidR="00CC6901">
        <w:t>,</w:t>
      </w:r>
      <w:r w:rsidR="00B54DF4">
        <w:t xml:space="preserve"> </w:t>
      </w:r>
      <w:r w:rsidR="00917F12">
        <w:t xml:space="preserve">producing </w:t>
      </w:r>
      <w:r w:rsidR="00B54DF4">
        <w:t>a large amount of data per test file. We present the percentage of the output that produces frames of lower quality, the same quality and better quality</w:t>
      </w:r>
      <w:r w:rsidR="00CC6901">
        <w:t>, giving</w:t>
      </w:r>
      <w:r w:rsidR="00B54DF4">
        <w:t xml:space="preserve"> a succinct</w:t>
      </w:r>
      <w:r w:rsidR="00C13F80">
        <w:t xml:space="preserve"> indicator of difference</w:t>
      </w:r>
      <w:r w:rsidR="00B54DF4">
        <w:t xml:space="preserve"> between the sequential and parallel transcoders.</w:t>
      </w:r>
      <w:r w:rsidR="001521FE">
        <w:t xml:space="preserve"> We also include the difference between the two average PSNR values for the reference and </w:t>
      </w:r>
      <w:r w:rsidR="001521FE" w:rsidRPr="001521FE">
        <w:rPr>
          <w:i/>
        </w:rPr>
        <w:t>MapReduce</w:t>
      </w:r>
      <w:r w:rsidR="00BE5B65">
        <w:t xml:space="preserve"> output, giving</w:t>
      </w:r>
      <w:r w:rsidR="001521FE">
        <w:t xml:space="preserve"> us an indicator of whether </w:t>
      </w:r>
      <w:r w:rsidR="00845C0B">
        <w:t xml:space="preserve">the </w:t>
      </w:r>
      <w:r w:rsidR="00CC6901">
        <w:t>overall quality</w:t>
      </w:r>
      <w:r w:rsidR="001521FE">
        <w:t xml:space="preserve"> has been </w:t>
      </w:r>
      <w:r w:rsidR="00CC6901">
        <w:t xml:space="preserve">significantly </w:t>
      </w:r>
      <w:r w:rsidR="001521FE">
        <w:t xml:space="preserve">affected. </w:t>
      </w:r>
      <w:r w:rsidR="00E313B9">
        <w:t xml:space="preserve">The standard deviation for the </w:t>
      </w:r>
      <w:r w:rsidR="0046245F">
        <w:t xml:space="preserve">PSNR </w:t>
      </w:r>
      <w:r w:rsidR="00E313B9">
        <w:t>differences is also presented to make it clear if the differences</w:t>
      </w:r>
      <w:r w:rsidR="00BC5C87">
        <w:t xml:space="preserve"> vary wildly or are close to the average.</w:t>
      </w:r>
    </w:p>
    <w:p w14:paraId="64091F9E" w14:textId="03FA6FBF" w:rsidR="00713FA6" w:rsidRDefault="00F645DE" w:rsidP="00D31A2A">
      <w:r>
        <w:t xml:space="preserve">We took measurements using two </w:t>
      </w:r>
      <w:r w:rsidR="0010660A">
        <w:t xml:space="preserve">common </w:t>
      </w:r>
      <w:r w:rsidR="00177E8C">
        <w:t xml:space="preserve">types of transcode, </w:t>
      </w:r>
      <w:r w:rsidR="00713FA6" w:rsidRPr="000D0C0A">
        <w:t>Constant Rate Factor (CRF) and Average</w:t>
      </w:r>
      <w:r w:rsidR="00D743AE" w:rsidRPr="000D0C0A">
        <w:t xml:space="preserve"> Bitrat</w:t>
      </w:r>
      <w:r w:rsidR="00191EDE" w:rsidRPr="000D0C0A">
        <w:t>e (AB)</w:t>
      </w:r>
      <w:r w:rsidR="00D234AA">
        <w:t xml:space="preserve"> to ensure that we assessed</w:t>
      </w:r>
      <w:r w:rsidR="006C4A70">
        <w:t xml:space="preserve"> the quality </w:t>
      </w:r>
      <w:r w:rsidR="00BA2C97">
        <w:t>for both output</w:t>
      </w:r>
      <w:r w:rsidR="00191EDE" w:rsidRPr="000D0C0A">
        <w:t>. CRF aims to maintain a given</w:t>
      </w:r>
      <w:r w:rsidR="00D743AE" w:rsidRPr="000D0C0A">
        <w:t xml:space="preserve"> visual quality throughout</w:t>
      </w:r>
      <w:r w:rsidR="00713FA6" w:rsidRPr="000D0C0A">
        <w:t xml:space="preserve">, whereas AB aims to target a particular output bitrate </w:t>
      </w:r>
      <w:r w:rsidR="00747E13">
        <w:t xml:space="preserve">(and so file size) </w:t>
      </w:r>
      <w:r w:rsidR="00713FA6" w:rsidRPr="000D0C0A">
        <w:t xml:space="preserve">for the file overall. AB is important for files that are streamed via </w:t>
      </w:r>
      <w:r w:rsidR="00A42412" w:rsidRPr="000D0C0A">
        <w:t>bandwidth-constrained</w:t>
      </w:r>
      <w:r w:rsidR="00713FA6" w:rsidRPr="000D0C0A">
        <w:t xml:space="preserve"> connections, where a large change in bitrate for a scene that </w:t>
      </w:r>
      <w:r w:rsidR="00713FA6" w:rsidRPr="000D0C0A">
        <w:lastRenderedPageBreak/>
        <w:t>requires more data to maintain its quality</w:t>
      </w:r>
      <w:r w:rsidR="00A42412" w:rsidRPr="000D0C0A">
        <w:t xml:space="preserve"> (as happens in</w:t>
      </w:r>
      <w:r w:rsidR="00713FA6" w:rsidRPr="000D0C0A">
        <w:t xml:space="preserve"> CRF) would </w:t>
      </w:r>
      <w:r w:rsidR="00D743AE" w:rsidRPr="000D0C0A">
        <w:t>prevent the video from playing</w:t>
      </w:r>
      <w:r w:rsidR="00FE3305" w:rsidRPr="000D0C0A">
        <w:t xml:space="preserve"> back smoothly.</w:t>
      </w:r>
      <w:r w:rsidR="00285DBD">
        <w:t xml:space="preserve"> </w:t>
      </w:r>
      <w:r w:rsidR="00D234AA">
        <w:t>CRF is mainly used for files that are on local secondary storage, such a</w:t>
      </w:r>
      <w:r w:rsidR="001478E9">
        <w:t>s</w:t>
      </w:r>
      <w:r w:rsidR="00D234AA">
        <w:t xml:space="preserve"> downloads from on</w:t>
      </w:r>
      <w:r w:rsidR="008D5C70">
        <w:t>line video stores.</w:t>
      </w:r>
    </w:p>
    <w:p w14:paraId="4D0ECE5C" w14:textId="700B01D4" w:rsidR="00DE5315" w:rsidRPr="001D5E1B" w:rsidRDefault="007D6A9E" w:rsidP="00C97497">
      <w:r>
        <w:t xml:space="preserve">In Table 3 </w:t>
      </w:r>
      <w:r w:rsidR="00B72D09">
        <w:t>p</w:t>
      </w:r>
      <w:r w:rsidR="005E0A88" w:rsidRPr="000D0C0A">
        <w:t>ositive differences imply</w:t>
      </w:r>
      <w:r w:rsidR="005E0A88">
        <w:t xml:space="preserve"> an improvement in visual </w:t>
      </w:r>
      <w:r w:rsidR="00C97B4F">
        <w:t>quality over the reference file</w:t>
      </w:r>
      <w:r w:rsidR="005E0A88">
        <w:t xml:space="preserve"> </w:t>
      </w:r>
      <w:r w:rsidR="00BA3313">
        <w:t>and</w:t>
      </w:r>
      <w:r w:rsidR="005E0A88">
        <w:t xml:space="preserve"> negative differences imply </w:t>
      </w:r>
      <w:r w:rsidR="00285DBD">
        <w:t>degradation</w:t>
      </w:r>
      <w:r w:rsidR="005E0A88">
        <w:t>.</w:t>
      </w:r>
    </w:p>
    <w:p w14:paraId="4C0F7C2F" w14:textId="77777777" w:rsidR="00C97497" w:rsidRPr="000D0C0A" w:rsidRDefault="00800BAB" w:rsidP="001D5E1B">
      <w:pPr>
        <w:spacing w:before="120"/>
        <w:rPr>
          <w:b/>
          <w:smallCaps/>
          <w:sz w:val="20"/>
          <w:szCs w:val="24"/>
        </w:rPr>
      </w:pPr>
      <w:r>
        <w:rPr>
          <w:b/>
          <w:smallCaps/>
          <w:sz w:val="20"/>
          <w:szCs w:val="24"/>
        </w:rPr>
        <w:t>Table 3</w:t>
      </w:r>
      <w:r w:rsidR="00C97497" w:rsidRPr="000D0C0A">
        <w:rPr>
          <w:b/>
          <w:smallCaps/>
          <w:sz w:val="20"/>
          <w:szCs w:val="24"/>
        </w:rPr>
        <w:t>.</w:t>
      </w:r>
      <w:r w:rsidR="000665CF" w:rsidRPr="000D0C0A">
        <w:rPr>
          <w:smallCaps/>
          <w:sz w:val="20"/>
          <w:szCs w:val="24"/>
        </w:rPr>
        <w:t xml:space="preserve"> PSNR</w:t>
      </w:r>
      <w:r w:rsidR="00F45A28" w:rsidRPr="000D0C0A">
        <w:rPr>
          <w:smallCaps/>
          <w:sz w:val="20"/>
          <w:szCs w:val="24"/>
        </w:rPr>
        <w:t xml:space="preserve"> </w:t>
      </w:r>
      <w:r w:rsidR="00DF7213" w:rsidRPr="000D0C0A">
        <w:rPr>
          <w:smallCaps/>
          <w:sz w:val="20"/>
          <w:szCs w:val="24"/>
        </w:rPr>
        <w:t xml:space="preserve">difference </w:t>
      </w:r>
      <w:r w:rsidR="00F45A28" w:rsidRPr="000D0C0A">
        <w:rPr>
          <w:smallCaps/>
          <w:sz w:val="20"/>
          <w:szCs w:val="24"/>
        </w:rPr>
        <w:t>val</w:t>
      </w:r>
      <w:r w:rsidR="00AB54EB" w:rsidRPr="000D0C0A">
        <w:rPr>
          <w:smallCaps/>
          <w:sz w:val="20"/>
          <w:szCs w:val="24"/>
        </w:rPr>
        <w:t xml:space="preserve">ues for CRF and </w:t>
      </w:r>
      <w:r w:rsidR="00713FA6" w:rsidRPr="000D0C0A">
        <w:rPr>
          <w:smallCaps/>
          <w:sz w:val="20"/>
          <w:szCs w:val="24"/>
        </w:rPr>
        <w:t>Average</w:t>
      </w:r>
      <w:r w:rsidR="00AB54EB" w:rsidRPr="000D0C0A">
        <w:rPr>
          <w:smallCaps/>
          <w:sz w:val="20"/>
          <w:szCs w:val="24"/>
        </w:rPr>
        <w:t xml:space="preserve"> Bitrate e</w:t>
      </w:r>
      <w:r w:rsidR="00F45A28" w:rsidRPr="000D0C0A">
        <w:rPr>
          <w:smallCaps/>
          <w:sz w:val="20"/>
          <w:szCs w:val="24"/>
        </w:rPr>
        <w:t>ncodings</w:t>
      </w:r>
    </w:p>
    <w:tbl>
      <w:tblPr>
        <w:tblStyle w:val="TableGrid"/>
        <w:tblW w:w="10606" w:type="dxa"/>
        <w:jc w:val="center"/>
        <w:tblBorders>
          <w:top w:val="triple" w:sz="4" w:space="0" w:color="auto"/>
          <w:left w:val="none" w:sz="0" w:space="0" w:color="auto"/>
          <w:bottom w:val="triple" w:sz="4" w:space="0" w:color="auto"/>
          <w:right w:val="none" w:sz="0" w:space="0" w:color="auto"/>
          <w:insideH w:val="none" w:sz="0" w:space="0" w:color="auto"/>
          <w:insideV w:val="none" w:sz="0" w:space="0" w:color="auto"/>
        </w:tblBorders>
        <w:tblLook w:val="04A0" w:firstRow="1" w:lastRow="0" w:firstColumn="1" w:lastColumn="0" w:noHBand="0" w:noVBand="1"/>
      </w:tblPr>
      <w:tblGrid>
        <w:gridCol w:w="329"/>
        <w:gridCol w:w="1043"/>
        <w:gridCol w:w="803"/>
        <w:gridCol w:w="711"/>
        <w:gridCol w:w="849"/>
        <w:gridCol w:w="803"/>
        <w:gridCol w:w="711"/>
        <w:gridCol w:w="849"/>
        <w:gridCol w:w="1161"/>
        <w:gridCol w:w="1093"/>
        <w:gridCol w:w="1161"/>
        <w:gridCol w:w="1093"/>
      </w:tblGrid>
      <w:tr w:rsidR="00A512AE" w:rsidRPr="000D0C0A" w14:paraId="33F6206A" w14:textId="77777777" w:rsidTr="00A512AE">
        <w:trPr>
          <w:trHeight w:val="105"/>
          <w:jc w:val="center"/>
        </w:trPr>
        <w:tc>
          <w:tcPr>
            <w:tcW w:w="0" w:type="auto"/>
            <w:tcBorders>
              <w:top w:val="double" w:sz="6" w:space="0" w:color="auto"/>
              <w:bottom w:val="single" w:sz="4" w:space="0" w:color="auto"/>
            </w:tcBorders>
            <w:vAlign w:val="center"/>
          </w:tcPr>
          <w:p w14:paraId="091BEBF9" w14:textId="77777777" w:rsidR="002134DC" w:rsidRPr="008876B9" w:rsidRDefault="002134DC" w:rsidP="00A512AE">
            <w:pPr>
              <w:pStyle w:val="NoSpacing"/>
              <w:ind w:firstLine="0"/>
              <w:jc w:val="center"/>
              <w:rPr>
                <w:b/>
                <w:sz w:val="18"/>
                <w:lang w:val="en-GB"/>
              </w:rPr>
            </w:pPr>
            <w:r w:rsidRPr="008876B9">
              <w:rPr>
                <w:b/>
                <w:sz w:val="18"/>
                <w:lang w:val="en-GB"/>
              </w:rPr>
              <w:t>#</w:t>
            </w:r>
          </w:p>
        </w:tc>
        <w:tc>
          <w:tcPr>
            <w:tcW w:w="0" w:type="auto"/>
            <w:tcBorders>
              <w:top w:val="double" w:sz="6" w:space="0" w:color="auto"/>
              <w:bottom w:val="single" w:sz="4" w:space="0" w:color="auto"/>
              <w:right w:val="single" w:sz="4" w:space="0" w:color="auto"/>
            </w:tcBorders>
            <w:vAlign w:val="center"/>
          </w:tcPr>
          <w:p w14:paraId="0F385B38" w14:textId="77777777" w:rsidR="002134DC" w:rsidRPr="008876B9" w:rsidRDefault="002134DC" w:rsidP="00A512AE">
            <w:pPr>
              <w:pStyle w:val="NoSpacing"/>
              <w:ind w:firstLine="0"/>
              <w:jc w:val="center"/>
              <w:rPr>
                <w:b/>
                <w:sz w:val="18"/>
                <w:lang w:val="en-GB"/>
              </w:rPr>
            </w:pPr>
            <w:r w:rsidRPr="008876B9">
              <w:rPr>
                <w:b/>
                <w:sz w:val="18"/>
                <w:lang w:val="en-GB"/>
              </w:rPr>
              <w:t>Input Size</w:t>
            </w:r>
          </w:p>
        </w:tc>
        <w:tc>
          <w:tcPr>
            <w:tcW w:w="0" w:type="auto"/>
            <w:gridSpan w:val="3"/>
            <w:tcBorders>
              <w:top w:val="double" w:sz="6" w:space="0" w:color="auto"/>
              <w:left w:val="single" w:sz="4" w:space="0" w:color="auto"/>
              <w:bottom w:val="single" w:sz="4" w:space="0" w:color="auto"/>
              <w:right w:val="single" w:sz="4" w:space="0" w:color="auto"/>
            </w:tcBorders>
            <w:vAlign w:val="center"/>
          </w:tcPr>
          <w:p w14:paraId="001029D2" w14:textId="77777777" w:rsidR="002134DC" w:rsidRPr="008876B9" w:rsidRDefault="002134DC" w:rsidP="00A512AE">
            <w:pPr>
              <w:pStyle w:val="NoSpacing"/>
              <w:ind w:firstLine="0"/>
              <w:jc w:val="center"/>
              <w:rPr>
                <w:b/>
                <w:sz w:val="18"/>
                <w:lang w:val="en-GB"/>
              </w:rPr>
            </w:pPr>
            <w:r w:rsidRPr="008876B9">
              <w:rPr>
                <w:b/>
                <w:sz w:val="18"/>
                <w:lang w:val="en-GB"/>
              </w:rPr>
              <w:t>CRF PSNR</w:t>
            </w:r>
          </w:p>
          <w:p w14:paraId="072112CB" w14:textId="77777777" w:rsidR="002134DC" w:rsidRPr="008876B9" w:rsidRDefault="002134DC" w:rsidP="00A512AE">
            <w:pPr>
              <w:pStyle w:val="NoSpacing"/>
              <w:ind w:firstLine="0"/>
              <w:jc w:val="center"/>
              <w:rPr>
                <w:b/>
                <w:sz w:val="18"/>
                <w:lang w:val="en-GB"/>
              </w:rPr>
            </w:pPr>
            <w:r w:rsidRPr="008876B9">
              <w:rPr>
                <w:b/>
                <w:sz w:val="18"/>
                <w:lang w:val="en-GB"/>
              </w:rPr>
              <w:t>Difference Counts</w:t>
            </w:r>
          </w:p>
        </w:tc>
        <w:tc>
          <w:tcPr>
            <w:tcW w:w="0" w:type="auto"/>
            <w:gridSpan w:val="3"/>
            <w:tcBorders>
              <w:top w:val="double" w:sz="6" w:space="0" w:color="auto"/>
              <w:left w:val="single" w:sz="4" w:space="0" w:color="auto"/>
              <w:bottom w:val="single" w:sz="4" w:space="0" w:color="auto"/>
            </w:tcBorders>
            <w:vAlign w:val="center"/>
          </w:tcPr>
          <w:p w14:paraId="1ADA9D63" w14:textId="77777777" w:rsidR="002134DC" w:rsidRPr="008876B9" w:rsidRDefault="002134DC" w:rsidP="00A512AE">
            <w:pPr>
              <w:pStyle w:val="NoSpacing"/>
              <w:ind w:firstLine="0"/>
              <w:jc w:val="center"/>
              <w:rPr>
                <w:b/>
                <w:sz w:val="18"/>
                <w:lang w:val="en-GB"/>
              </w:rPr>
            </w:pPr>
            <w:r w:rsidRPr="008876B9">
              <w:rPr>
                <w:b/>
                <w:sz w:val="18"/>
                <w:lang w:val="en-GB"/>
              </w:rPr>
              <w:t>AB PSNR</w:t>
            </w:r>
          </w:p>
          <w:p w14:paraId="4FD4A378" w14:textId="77777777" w:rsidR="002134DC" w:rsidRPr="008876B9" w:rsidRDefault="002134DC" w:rsidP="00A512AE">
            <w:pPr>
              <w:pStyle w:val="NoSpacing"/>
              <w:ind w:firstLine="0"/>
              <w:jc w:val="center"/>
              <w:rPr>
                <w:b/>
                <w:sz w:val="18"/>
                <w:lang w:val="en-GB"/>
              </w:rPr>
            </w:pPr>
            <w:r w:rsidRPr="008876B9">
              <w:rPr>
                <w:b/>
                <w:sz w:val="18"/>
                <w:lang w:val="en-GB"/>
              </w:rPr>
              <w:t>Difference Counts</w:t>
            </w:r>
          </w:p>
        </w:tc>
        <w:tc>
          <w:tcPr>
            <w:tcW w:w="0" w:type="auto"/>
            <w:gridSpan w:val="2"/>
            <w:tcBorders>
              <w:top w:val="double" w:sz="6" w:space="0" w:color="auto"/>
              <w:left w:val="single" w:sz="4" w:space="0" w:color="auto"/>
              <w:bottom w:val="single" w:sz="4" w:space="0" w:color="auto"/>
            </w:tcBorders>
            <w:vAlign w:val="center"/>
          </w:tcPr>
          <w:p w14:paraId="2B900551" w14:textId="77777777" w:rsidR="008876B9" w:rsidRDefault="002134DC" w:rsidP="00A512AE">
            <w:pPr>
              <w:pStyle w:val="NoSpacing"/>
              <w:ind w:firstLine="0"/>
              <w:jc w:val="center"/>
              <w:rPr>
                <w:b/>
                <w:sz w:val="18"/>
                <w:lang w:val="en-GB"/>
              </w:rPr>
            </w:pPr>
            <w:r w:rsidRPr="008876B9">
              <w:rPr>
                <w:b/>
                <w:sz w:val="18"/>
                <w:lang w:val="en-GB"/>
              </w:rPr>
              <w:t>Average</w:t>
            </w:r>
            <w:r w:rsidR="008876B9">
              <w:rPr>
                <w:b/>
                <w:sz w:val="18"/>
                <w:lang w:val="en-GB"/>
              </w:rPr>
              <w:t xml:space="preserve"> &amp;</w:t>
            </w:r>
          </w:p>
          <w:p w14:paraId="4F28BC48" w14:textId="77777777" w:rsidR="002134DC" w:rsidRPr="008876B9" w:rsidRDefault="00010BF8" w:rsidP="00A512AE">
            <w:pPr>
              <w:pStyle w:val="NoSpacing"/>
              <w:ind w:firstLine="0"/>
              <w:jc w:val="center"/>
              <w:rPr>
                <w:b/>
                <w:sz w:val="18"/>
                <w:lang w:val="en-GB"/>
              </w:rPr>
            </w:pPr>
            <w:r w:rsidRPr="008876B9">
              <w:rPr>
                <w:b/>
                <w:sz w:val="18"/>
                <w:lang w:val="en-GB"/>
              </w:rPr>
              <w:t>Standard Deviation</w:t>
            </w:r>
          </w:p>
          <w:p w14:paraId="68CBF769" w14:textId="77777777" w:rsidR="002134DC" w:rsidRPr="008876B9" w:rsidRDefault="002134DC" w:rsidP="00A512AE">
            <w:pPr>
              <w:pStyle w:val="NoSpacing"/>
              <w:ind w:firstLine="0"/>
              <w:jc w:val="center"/>
              <w:rPr>
                <w:b/>
                <w:sz w:val="18"/>
                <w:lang w:val="en-GB"/>
              </w:rPr>
            </w:pPr>
            <w:r w:rsidRPr="008876B9">
              <w:rPr>
                <w:b/>
                <w:sz w:val="18"/>
                <w:lang w:val="en-GB"/>
              </w:rPr>
              <w:t>CRF PSNR</w:t>
            </w:r>
            <w:r w:rsidR="008876B9">
              <w:rPr>
                <w:b/>
                <w:sz w:val="18"/>
                <w:lang w:val="en-GB"/>
              </w:rPr>
              <w:t xml:space="preserve"> </w:t>
            </w:r>
            <w:r w:rsidRPr="008876B9">
              <w:rPr>
                <w:b/>
                <w:sz w:val="18"/>
                <w:lang w:val="en-GB"/>
              </w:rPr>
              <w:t>Difference</w:t>
            </w:r>
          </w:p>
        </w:tc>
        <w:tc>
          <w:tcPr>
            <w:tcW w:w="0" w:type="auto"/>
            <w:gridSpan w:val="2"/>
            <w:tcBorders>
              <w:top w:val="double" w:sz="6" w:space="0" w:color="auto"/>
              <w:left w:val="single" w:sz="4" w:space="0" w:color="auto"/>
              <w:bottom w:val="single" w:sz="4" w:space="0" w:color="auto"/>
            </w:tcBorders>
            <w:vAlign w:val="center"/>
          </w:tcPr>
          <w:p w14:paraId="73DF6E81" w14:textId="77777777" w:rsidR="008876B9" w:rsidRDefault="002134DC" w:rsidP="00A512AE">
            <w:pPr>
              <w:pStyle w:val="NoSpacing"/>
              <w:ind w:firstLine="0"/>
              <w:jc w:val="center"/>
              <w:rPr>
                <w:b/>
                <w:sz w:val="18"/>
                <w:lang w:val="en-GB"/>
              </w:rPr>
            </w:pPr>
            <w:r w:rsidRPr="008876B9">
              <w:rPr>
                <w:b/>
                <w:sz w:val="18"/>
                <w:lang w:val="en-GB"/>
              </w:rPr>
              <w:t>Average</w:t>
            </w:r>
            <w:r w:rsidR="008876B9">
              <w:rPr>
                <w:b/>
                <w:sz w:val="18"/>
                <w:lang w:val="en-GB"/>
              </w:rPr>
              <w:t xml:space="preserve"> &amp;</w:t>
            </w:r>
          </w:p>
          <w:p w14:paraId="5D9F3243" w14:textId="77777777" w:rsidR="002134DC" w:rsidRPr="008876B9" w:rsidRDefault="00010BF8" w:rsidP="00A512AE">
            <w:pPr>
              <w:pStyle w:val="NoSpacing"/>
              <w:ind w:firstLine="0"/>
              <w:jc w:val="center"/>
              <w:rPr>
                <w:b/>
                <w:sz w:val="18"/>
                <w:lang w:val="en-GB"/>
              </w:rPr>
            </w:pPr>
            <w:r w:rsidRPr="008876B9">
              <w:rPr>
                <w:b/>
                <w:sz w:val="18"/>
                <w:lang w:val="en-GB"/>
              </w:rPr>
              <w:t>Standard Deviation</w:t>
            </w:r>
          </w:p>
          <w:p w14:paraId="3F5827A8" w14:textId="77777777" w:rsidR="002134DC" w:rsidRPr="008876B9" w:rsidRDefault="002134DC" w:rsidP="00A512AE">
            <w:pPr>
              <w:pStyle w:val="NoSpacing"/>
              <w:ind w:firstLine="0"/>
              <w:jc w:val="center"/>
              <w:rPr>
                <w:b/>
                <w:sz w:val="18"/>
                <w:lang w:val="en-GB"/>
              </w:rPr>
            </w:pPr>
            <w:r w:rsidRPr="008876B9">
              <w:rPr>
                <w:b/>
                <w:sz w:val="18"/>
                <w:lang w:val="en-GB"/>
              </w:rPr>
              <w:t>AB PSNR</w:t>
            </w:r>
            <w:r w:rsidR="008876B9">
              <w:rPr>
                <w:b/>
                <w:sz w:val="18"/>
                <w:lang w:val="en-GB"/>
              </w:rPr>
              <w:t xml:space="preserve"> </w:t>
            </w:r>
            <w:r w:rsidRPr="008876B9">
              <w:rPr>
                <w:b/>
                <w:sz w:val="18"/>
                <w:lang w:val="en-GB"/>
              </w:rPr>
              <w:t>Difference</w:t>
            </w:r>
          </w:p>
        </w:tc>
      </w:tr>
      <w:tr w:rsidR="00A512AE" w:rsidRPr="000D0C0A" w14:paraId="3FC81AE7" w14:textId="77777777" w:rsidTr="00A512AE">
        <w:trPr>
          <w:trHeight w:val="105"/>
          <w:jc w:val="center"/>
        </w:trPr>
        <w:tc>
          <w:tcPr>
            <w:tcW w:w="0" w:type="auto"/>
            <w:gridSpan w:val="2"/>
            <w:tcBorders>
              <w:top w:val="double" w:sz="6" w:space="0" w:color="auto"/>
              <w:bottom w:val="single" w:sz="4" w:space="0" w:color="auto"/>
              <w:right w:val="single" w:sz="4" w:space="0" w:color="auto"/>
            </w:tcBorders>
          </w:tcPr>
          <w:p w14:paraId="044647D2" w14:textId="77777777" w:rsidR="008876B9" w:rsidRPr="000D0C0A" w:rsidRDefault="008876B9" w:rsidP="00AC3BCA">
            <w:pPr>
              <w:pStyle w:val="NoSpacing"/>
              <w:ind w:firstLine="0"/>
              <w:jc w:val="center"/>
              <w:rPr>
                <w:b/>
                <w:sz w:val="20"/>
                <w:lang w:val="en-GB"/>
              </w:rPr>
            </w:pPr>
          </w:p>
        </w:tc>
        <w:tc>
          <w:tcPr>
            <w:tcW w:w="0" w:type="auto"/>
            <w:tcBorders>
              <w:top w:val="double" w:sz="6" w:space="0" w:color="auto"/>
              <w:left w:val="single" w:sz="4" w:space="0" w:color="auto"/>
              <w:bottom w:val="single" w:sz="4" w:space="0" w:color="auto"/>
            </w:tcBorders>
          </w:tcPr>
          <w:p w14:paraId="173DF771" w14:textId="77777777" w:rsidR="008876B9" w:rsidRPr="000D0C0A" w:rsidRDefault="008876B9" w:rsidP="00AC3BCA">
            <w:pPr>
              <w:pStyle w:val="NoSpacing"/>
              <w:ind w:firstLine="0"/>
              <w:jc w:val="center"/>
              <w:rPr>
                <w:b/>
                <w:sz w:val="20"/>
                <w:lang w:val="en-GB"/>
              </w:rPr>
            </w:pPr>
            <w:r>
              <w:rPr>
                <w:b/>
                <w:sz w:val="20"/>
                <w:lang w:val="en-GB"/>
              </w:rPr>
              <w:t xml:space="preserve">Lower </w:t>
            </w:r>
          </w:p>
        </w:tc>
        <w:tc>
          <w:tcPr>
            <w:tcW w:w="0" w:type="auto"/>
            <w:tcBorders>
              <w:top w:val="double" w:sz="6" w:space="0" w:color="auto"/>
              <w:bottom w:val="single" w:sz="4" w:space="0" w:color="auto"/>
            </w:tcBorders>
          </w:tcPr>
          <w:p w14:paraId="3F4A6DB6" w14:textId="77777777" w:rsidR="008876B9" w:rsidRPr="000D0C0A" w:rsidRDefault="008876B9" w:rsidP="00AC3BCA">
            <w:pPr>
              <w:pStyle w:val="NoSpacing"/>
              <w:ind w:firstLine="0"/>
              <w:jc w:val="center"/>
              <w:rPr>
                <w:b/>
                <w:sz w:val="20"/>
                <w:lang w:val="en-GB"/>
              </w:rPr>
            </w:pPr>
            <w:r>
              <w:rPr>
                <w:b/>
                <w:sz w:val="20"/>
                <w:lang w:val="en-GB"/>
              </w:rPr>
              <w:t>Same</w:t>
            </w:r>
          </w:p>
        </w:tc>
        <w:tc>
          <w:tcPr>
            <w:tcW w:w="0" w:type="auto"/>
            <w:tcBorders>
              <w:top w:val="double" w:sz="6" w:space="0" w:color="auto"/>
              <w:bottom w:val="single" w:sz="4" w:space="0" w:color="auto"/>
              <w:right w:val="single" w:sz="4" w:space="0" w:color="auto"/>
            </w:tcBorders>
          </w:tcPr>
          <w:p w14:paraId="255FB9C8" w14:textId="77777777" w:rsidR="008876B9" w:rsidRPr="000D0C0A" w:rsidRDefault="008876B9" w:rsidP="00AC3BCA">
            <w:pPr>
              <w:pStyle w:val="NoSpacing"/>
              <w:ind w:firstLine="0"/>
              <w:jc w:val="center"/>
              <w:rPr>
                <w:b/>
                <w:sz w:val="20"/>
                <w:lang w:val="en-GB"/>
              </w:rPr>
            </w:pPr>
            <w:r>
              <w:rPr>
                <w:b/>
                <w:sz w:val="20"/>
                <w:lang w:val="en-GB"/>
              </w:rPr>
              <w:t>Higher</w:t>
            </w:r>
          </w:p>
        </w:tc>
        <w:tc>
          <w:tcPr>
            <w:tcW w:w="0" w:type="auto"/>
            <w:tcBorders>
              <w:top w:val="double" w:sz="6" w:space="0" w:color="auto"/>
              <w:left w:val="single" w:sz="4" w:space="0" w:color="auto"/>
              <w:bottom w:val="single" w:sz="4" w:space="0" w:color="auto"/>
            </w:tcBorders>
          </w:tcPr>
          <w:p w14:paraId="6466FF40" w14:textId="77777777" w:rsidR="008876B9" w:rsidRPr="000D0C0A" w:rsidRDefault="008876B9" w:rsidP="00AC3BCA">
            <w:pPr>
              <w:pStyle w:val="NoSpacing"/>
              <w:ind w:firstLine="0"/>
              <w:jc w:val="center"/>
              <w:rPr>
                <w:b/>
                <w:sz w:val="20"/>
                <w:lang w:val="en-GB"/>
              </w:rPr>
            </w:pPr>
            <w:r>
              <w:rPr>
                <w:b/>
                <w:sz w:val="20"/>
                <w:lang w:val="en-GB"/>
              </w:rPr>
              <w:t xml:space="preserve">Lower </w:t>
            </w:r>
          </w:p>
        </w:tc>
        <w:tc>
          <w:tcPr>
            <w:tcW w:w="0" w:type="auto"/>
            <w:tcBorders>
              <w:top w:val="double" w:sz="6" w:space="0" w:color="auto"/>
              <w:bottom w:val="single" w:sz="4" w:space="0" w:color="auto"/>
            </w:tcBorders>
          </w:tcPr>
          <w:p w14:paraId="5E5B3308" w14:textId="77777777" w:rsidR="008876B9" w:rsidRPr="000D0C0A" w:rsidRDefault="008876B9" w:rsidP="00AC3BCA">
            <w:pPr>
              <w:pStyle w:val="NoSpacing"/>
              <w:ind w:firstLine="0"/>
              <w:jc w:val="center"/>
              <w:rPr>
                <w:b/>
                <w:sz w:val="20"/>
                <w:lang w:val="en-GB"/>
              </w:rPr>
            </w:pPr>
            <w:r>
              <w:rPr>
                <w:b/>
                <w:sz w:val="20"/>
                <w:lang w:val="en-GB"/>
              </w:rPr>
              <w:t>Same</w:t>
            </w:r>
          </w:p>
        </w:tc>
        <w:tc>
          <w:tcPr>
            <w:tcW w:w="0" w:type="auto"/>
            <w:tcBorders>
              <w:top w:val="double" w:sz="6" w:space="0" w:color="auto"/>
              <w:bottom w:val="single" w:sz="4" w:space="0" w:color="auto"/>
              <w:right w:val="single" w:sz="4" w:space="0" w:color="auto"/>
            </w:tcBorders>
          </w:tcPr>
          <w:p w14:paraId="6BC1B29D" w14:textId="77777777" w:rsidR="008876B9" w:rsidRPr="000D0C0A" w:rsidRDefault="008876B9" w:rsidP="00AC3BCA">
            <w:pPr>
              <w:pStyle w:val="NoSpacing"/>
              <w:ind w:firstLine="0"/>
              <w:jc w:val="center"/>
              <w:rPr>
                <w:b/>
                <w:sz w:val="20"/>
                <w:lang w:val="en-GB"/>
              </w:rPr>
            </w:pPr>
            <w:r>
              <w:rPr>
                <w:b/>
                <w:sz w:val="20"/>
                <w:lang w:val="en-GB"/>
              </w:rPr>
              <w:t>Higher</w:t>
            </w:r>
          </w:p>
        </w:tc>
        <w:tc>
          <w:tcPr>
            <w:tcW w:w="0" w:type="auto"/>
            <w:tcBorders>
              <w:top w:val="double" w:sz="6" w:space="0" w:color="auto"/>
              <w:left w:val="single" w:sz="4" w:space="0" w:color="auto"/>
              <w:bottom w:val="single" w:sz="4" w:space="0" w:color="auto"/>
              <w:right w:val="nil"/>
            </w:tcBorders>
          </w:tcPr>
          <w:p w14:paraId="00EE22C8" w14:textId="77777777" w:rsidR="008876B9" w:rsidRDefault="008876B9" w:rsidP="00AC3BCA">
            <w:pPr>
              <w:pStyle w:val="NoSpacing"/>
              <w:ind w:firstLine="0"/>
              <w:jc w:val="center"/>
              <w:rPr>
                <w:b/>
                <w:sz w:val="20"/>
                <w:lang w:val="en-GB"/>
              </w:rPr>
            </w:pPr>
            <w:r>
              <w:rPr>
                <w:b/>
                <w:sz w:val="20"/>
                <w:lang w:val="en-GB"/>
              </w:rPr>
              <w:t>Average</w:t>
            </w:r>
          </w:p>
        </w:tc>
        <w:tc>
          <w:tcPr>
            <w:tcW w:w="0" w:type="auto"/>
            <w:tcBorders>
              <w:top w:val="double" w:sz="6" w:space="0" w:color="auto"/>
              <w:left w:val="nil"/>
              <w:bottom w:val="single" w:sz="4" w:space="0" w:color="auto"/>
              <w:right w:val="single" w:sz="4" w:space="0" w:color="auto"/>
            </w:tcBorders>
          </w:tcPr>
          <w:p w14:paraId="4AB8FBF1" w14:textId="77777777" w:rsidR="008876B9" w:rsidRDefault="008876B9" w:rsidP="00AC3BCA">
            <w:pPr>
              <w:pStyle w:val="NoSpacing"/>
              <w:ind w:firstLine="0"/>
              <w:jc w:val="center"/>
              <w:rPr>
                <w:b/>
                <w:sz w:val="20"/>
                <w:lang w:val="en-GB"/>
              </w:rPr>
            </w:pPr>
            <w:r>
              <w:rPr>
                <w:b/>
                <w:sz w:val="20"/>
                <w:lang w:val="en-GB"/>
              </w:rPr>
              <w:t>Std. Dev.</w:t>
            </w:r>
          </w:p>
        </w:tc>
        <w:tc>
          <w:tcPr>
            <w:tcW w:w="0" w:type="auto"/>
            <w:tcBorders>
              <w:top w:val="double" w:sz="6" w:space="0" w:color="auto"/>
              <w:left w:val="single" w:sz="4" w:space="0" w:color="auto"/>
              <w:bottom w:val="single" w:sz="4" w:space="0" w:color="auto"/>
              <w:right w:val="nil"/>
            </w:tcBorders>
          </w:tcPr>
          <w:p w14:paraId="35A6299D" w14:textId="77777777" w:rsidR="008876B9" w:rsidRDefault="008876B9" w:rsidP="00AC3BCA">
            <w:pPr>
              <w:pStyle w:val="NoSpacing"/>
              <w:ind w:firstLine="0"/>
              <w:jc w:val="center"/>
              <w:rPr>
                <w:b/>
                <w:sz w:val="20"/>
                <w:lang w:val="en-GB"/>
              </w:rPr>
            </w:pPr>
            <w:r>
              <w:rPr>
                <w:b/>
                <w:sz w:val="20"/>
                <w:lang w:val="en-GB"/>
              </w:rPr>
              <w:t>Average</w:t>
            </w:r>
          </w:p>
        </w:tc>
        <w:tc>
          <w:tcPr>
            <w:tcW w:w="0" w:type="auto"/>
            <w:tcBorders>
              <w:top w:val="double" w:sz="6" w:space="0" w:color="auto"/>
              <w:left w:val="nil"/>
              <w:bottom w:val="single" w:sz="4" w:space="0" w:color="auto"/>
            </w:tcBorders>
          </w:tcPr>
          <w:p w14:paraId="429741E7" w14:textId="77777777" w:rsidR="008876B9" w:rsidRDefault="008876B9" w:rsidP="00AC3BCA">
            <w:pPr>
              <w:pStyle w:val="NoSpacing"/>
              <w:ind w:firstLine="0"/>
              <w:jc w:val="center"/>
              <w:rPr>
                <w:b/>
                <w:sz w:val="20"/>
                <w:lang w:val="en-GB"/>
              </w:rPr>
            </w:pPr>
            <w:r>
              <w:rPr>
                <w:b/>
                <w:sz w:val="20"/>
                <w:lang w:val="en-GB"/>
              </w:rPr>
              <w:t>Std. Dev.</w:t>
            </w:r>
          </w:p>
        </w:tc>
      </w:tr>
      <w:tr w:rsidR="00A512AE" w:rsidRPr="000D0C0A" w14:paraId="586ADA41" w14:textId="77777777" w:rsidTr="00A512AE">
        <w:trPr>
          <w:trHeight w:val="111"/>
          <w:jc w:val="center"/>
        </w:trPr>
        <w:tc>
          <w:tcPr>
            <w:tcW w:w="0" w:type="auto"/>
            <w:tcBorders>
              <w:top w:val="single" w:sz="4" w:space="0" w:color="auto"/>
              <w:bottom w:val="nil"/>
            </w:tcBorders>
          </w:tcPr>
          <w:p w14:paraId="7ABCDD8A" w14:textId="77777777" w:rsidR="008876B9" w:rsidRPr="000D0C0A" w:rsidRDefault="008876B9" w:rsidP="00AC3BCA">
            <w:pPr>
              <w:pStyle w:val="NoSpacing"/>
              <w:ind w:firstLine="0"/>
              <w:rPr>
                <w:sz w:val="20"/>
                <w:lang w:val="en-GB"/>
              </w:rPr>
            </w:pPr>
            <w:r w:rsidRPr="000D0C0A">
              <w:rPr>
                <w:sz w:val="20"/>
                <w:lang w:val="en-GB"/>
              </w:rPr>
              <w:t>1</w:t>
            </w:r>
          </w:p>
        </w:tc>
        <w:tc>
          <w:tcPr>
            <w:tcW w:w="0" w:type="auto"/>
            <w:tcBorders>
              <w:top w:val="single" w:sz="4" w:space="0" w:color="auto"/>
              <w:bottom w:val="nil"/>
              <w:right w:val="single" w:sz="4" w:space="0" w:color="auto"/>
            </w:tcBorders>
          </w:tcPr>
          <w:p w14:paraId="3A8BFE3B" w14:textId="77777777" w:rsidR="008876B9" w:rsidRPr="000D0C0A" w:rsidRDefault="008876B9" w:rsidP="00AC3BCA">
            <w:pPr>
              <w:pStyle w:val="NoSpacing"/>
              <w:ind w:firstLine="0"/>
              <w:rPr>
                <w:sz w:val="20"/>
                <w:lang w:val="en-GB"/>
              </w:rPr>
            </w:pPr>
            <w:r w:rsidRPr="000D0C0A">
              <w:rPr>
                <w:sz w:val="20"/>
                <w:lang w:val="en-GB"/>
              </w:rPr>
              <w:t>4.6MB</w:t>
            </w:r>
          </w:p>
        </w:tc>
        <w:tc>
          <w:tcPr>
            <w:tcW w:w="0" w:type="auto"/>
            <w:gridSpan w:val="3"/>
            <w:tcBorders>
              <w:top w:val="single" w:sz="4" w:space="0" w:color="auto"/>
              <w:left w:val="single" w:sz="4" w:space="0" w:color="auto"/>
              <w:right w:val="single" w:sz="4" w:space="0" w:color="auto"/>
            </w:tcBorders>
          </w:tcPr>
          <w:p w14:paraId="27A4E418" w14:textId="77777777" w:rsidR="008876B9" w:rsidRPr="00AC3BCA" w:rsidRDefault="008876B9" w:rsidP="00AC3BCA">
            <w:pPr>
              <w:pStyle w:val="NoSpacing"/>
              <w:ind w:firstLine="0"/>
              <w:jc w:val="center"/>
              <w:rPr>
                <w:i/>
                <w:sz w:val="20"/>
                <w:lang w:val="en-GB"/>
              </w:rPr>
            </w:pPr>
            <w:r w:rsidRPr="00AC3BCA">
              <w:rPr>
                <w:i/>
                <w:sz w:val="20"/>
                <w:lang w:val="en-GB"/>
              </w:rPr>
              <w:t>N/A</w:t>
            </w:r>
            <w:r w:rsidRPr="00AC3BCA">
              <w:rPr>
                <w:rStyle w:val="FootnoteReference"/>
                <w:i/>
                <w:sz w:val="20"/>
                <w:lang w:val="en-GB"/>
              </w:rPr>
              <w:footnoteReference w:id="18"/>
            </w:r>
          </w:p>
        </w:tc>
        <w:tc>
          <w:tcPr>
            <w:tcW w:w="0" w:type="auto"/>
            <w:gridSpan w:val="3"/>
            <w:tcBorders>
              <w:top w:val="single" w:sz="4" w:space="0" w:color="auto"/>
              <w:left w:val="single" w:sz="4" w:space="0" w:color="auto"/>
            </w:tcBorders>
          </w:tcPr>
          <w:p w14:paraId="7BCF2B35" w14:textId="6F6B3658" w:rsidR="008876B9" w:rsidRPr="00AD5C66" w:rsidRDefault="008876B9" w:rsidP="00AC3BCA">
            <w:pPr>
              <w:pStyle w:val="NoSpacing"/>
              <w:ind w:firstLine="0"/>
              <w:jc w:val="center"/>
              <w:rPr>
                <w:i/>
                <w:sz w:val="20"/>
                <w:vertAlign w:val="superscript"/>
                <w:lang w:val="en-GB"/>
              </w:rPr>
            </w:pPr>
            <w:r>
              <w:rPr>
                <w:i/>
                <w:sz w:val="20"/>
                <w:lang w:val="en-GB"/>
              </w:rPr>
              <w:t>N/A</w:t>
            </w:r>
            <w:r w:rsidR="00AD5C66">
              <w:rPr>
                <w:i/>
                <w:sz w:val="20"/>
                <w:vertAlign w:val="superscript"/>
                <w:lang w:val="en-GB"/>
              </w:rPr>
              <w:t>18</w:t>
            </w:r>
          </w:p>
        </w:tc>
        <w:tc>
          <w:tcPr>
            <w:tcW w:w="0" w:type="auto"/>
            <w:gridSpan w:val="2"/>
            <w:tcBorders>
              <w:top w:val="single" w:sz="4" w:space="0" w:color="auto"/>
              <w:left w:val="single" w:sz="4" w:space="0" w:color="auto"/>
            </w:tcBorders>
          </w:tcPr>
          <w:p w14:paraId="55B97CD3" w14:textId="7F10CB05" w:rsidR="008876B9" w:rsidRPr="00AD5C66" w:rsidRDefault="008876B9" w:rsidP="00AC3BCA">
            <w:pPr>
              <w:pStyle w:val="NoSpacing"/>
              <w:ind w:firstLine="0"/>
              <w:jc w:val="center"/>
              <w:rPr>
                <w:i/>
                <w:sz w:val="20"/>
                <w:vertAlign w:val="superscript"/>
                <w:lang w:val="en-GB"/>
              </w:rPr>
            </w:pPr>
            <w:r>
              <w:rPr>
                <w:i/>
                <w:sz w:val="20"/>
                <w:lang w:val="en-GB"/>
              </w:rPr>
              <w:t>N/A</w:t>
            </w:r>
            <w:r w:rsidR="00AD5C66">
              <w:rPr>
                <w:i/>
                <w:sz w:val="20"/>
                <w:vertAlign w:val="superscript"/>
                <w:lang w:val="en-GB"/>
              </w:rPr>
              <w:t>18</w:t>
            </w:r>
          </w:p>
        </w:tc>
        <w:tc>
          <w:tcPr>
            <w:tcW w:w="0" w:type="auto"/>
            <w:gridSpan w:val="2"/>
            <w:tcBorders>
              <w:top w:val="single" w:sz="4" w:space="0" w:color="auto"/>
              <w:left w:val="single" w:sz="4" w:space="0" w:color="auto"/>
            </w:tcBorders>
          </w:tcPr>
          <w:p w14:paraId="47F68C22" w14:textId="4249852A" w:rsidR="008876B9" w:rsidRPr="00AD5C66" w:rsidRDefault="008876B9" w:rsidP="00AC3BCA">
            <w:pPr>
              <w:pStyle w:val="NoSpacing"/>
              <w:ind w:firstLine="0"/>
              <w:jc w:val="center"/>
              <w:rPr>
                <w:i/>
                <w:sz w:val="20"/>
                <w:vertAlign w:val="superscript"/>
                <w:lang w:val="en-GB"/>
              </w:rPr>
            </w:pPr>
            <w:r>
              <w:rPr>
                <w:i/>
                <w:sz w:val="20"/>
                <w:lang w:val="en-GB"/>
              </w:rPr>
              <w:t>N/A</w:t>
            </w:r>
            <w:r w:rsidR="00AD5C66">
              <w:rPr>
                <w:i/>
                <w:sz w:val="20"/>
                <w:vertAlign w:val="superscript"/>
                <w:lang w:val="en-GB"/>
              </w:rPr>
              <w:t>18</w:t>
            </w:r>
          </w:p>
        </w:tc>
      </w:tr>
      <w:tr w:rsidR="00A512AE" w:rsidRPr="000D0C0A" w14:paraId="5DD7D754" w14:textId="77777777" w:rsidTr="00A512AE">
        <w:trPr>
          <w:trHeight w:val="89"/>
          <w:jc w:val="center"/>
        </w:trPr>
        <w:tc>
          <w:tcPr>
            <w:tcW w:w="0" w:type="auto"/>
            <w:tcBorders>
              <w:top w:val="nil"/>
            </w:tcBorders>
          </w:tcPr>
          <w:p w14:paraId="1643CAA7" w14:textId="77777777" w:rsidR="008876B9" w:rsidRPr="000D0C0A" w:rsidRDefault="008876B9" w:rsidP="00AC3BCA">
            <w:pPr>
              <w:pStyle w:val="NoSpacing"/>
              <w:ind w:firstLine="0"/>
              <w:rPr>
                <w:sz w:val="20"/>
                <w:lang w:val="en-GB"/>
              </w:rPr>
            </w:pPr>
            <w:r w:rsidRPr="000D0C0A">
              <w:rPr>
                <w:sz w:val="20"/>
                <w:lang w:val="en-GB"/>
              </w:rPr>
              <w:t>2</w:t>
            </w:r>
          </w:p>
        </w:tc>
        <w:tc>
          <w:tcPr>
            <w:tcW w:w="0" w:type="auto"/>
            <w:tcBorders>
              <w:top w:val="nil"/>
              <w:right w:val="single" w:sz="4" w:space="0" w:color="auto"/>
            </w:tcBorders>
          </w:tcPr>
          <w:p w14:paraId="41C236BE" w14:textId="77777777" w:rsidR="008876B9" w:rsidRPr="000D0C0A" w:rsidRDefault="008876B9" w:rsidP="00AC3BCA">
            <w:pPr>
              <w:pStyle w:val="NoSpacing"/>
              <w:ind w:firstLine="0"/>
              <w:rPr>
                <w:sz w:val="20"/>
                <w:lang w:val="en-GB"/>
              </w:rPr>
            </w:pPr>
            <w:r w:rsidRPr="000D0C0A">
              <w:rPr>
                <w:sz w:val="20"/>
                <w:lang w:val="en-GB"/>
              </w:rPr>
              <w:t>183MB</w:t>
            </w:r>
          </w:p>
        </w:tc>
        <w:tc>
          <w:tcPr>
            <w:tcW w:w="0" w:type="auto"/>
            <w:tcBorders>
              <w:left w:val="single" w:sz="4" w:space="0" w:color="auto"/>
            </w:tcBorders>
          </w:tcPr>
          <w:p w14:paraId="52BAFB34" w14:textId="77777777" w:rsidR="008876B9" w:rsidRPr="000D0C0A" w:rsidRDefault="008876B9" w:rsidP="00AC3BCA">
            <w:pPr>
              <w:pStyle w:val="NoSpacing"/>
              <w:ind w:firstLine="0"/>
              <w:jc w:val="center"/>
              <w:rPr>
                <w:sz w:val="20"/>
                <w:lang w:val="en-GB"/>
              </w:rPr>
            </w:pPr>
            <w:r>
              <w:rPr>
                <w:sz w:val="20"/>
                <w:lang w:val="en-GB"/>
              </w:rPr>
              <w:t>15%</w:t>
            </w:r>
          </w:p>
        </w:tc>
        <w:tc>
          <w:tcPr>
            <w:tcW w:w="0" w:type="auto"/>
          </w:tcPr>
          <w:p w14:paraId="6A43CE1C" w14:textId="77777777" w:rsidR="008876B9" w:rsidRPr="000D0C0A" w:rsidRDefault="008876B9" w:rsidP="00AC3BCA">
            <w:pPr>
              <w:pStyle w:val="NoSpacing"/>
              <w:ind w:firstLine="0"/>
              <w:jc w:val="center"/>
              <w:rPr>
                <w:sz w:val="20"/>
                <w:lang w:val="en-GB"/>
              </w:rPr>
            </w:pPr>
            <w:r>
              <w:rPr>
                <w:sz w:val="20"/>
                <w:lang w:val="en-GB"/>
              </w:rPr>
              <w:t>69%</w:t>
            </w:r>
          </w:p>
        </w:tc>
        <w:tc>
          <w:tcPr>
            <w:tcW w:w="0" w:type="auto"/>
            <w:tcBorders>
              <w:right w:val="single" w:sz="4" w:space="0" w:color="auto"/>
            </w:tcBorders>
          </w:tcPr>
          <w:p w14:paraId="4646E84E" w14:textId="77777777" w:rsidR="008876B9" w:rsidRPr="000D0C0A" w:rsidRDefault="008876B9" w:rsidP="00AC3BCA">
            <w:pPr>
              <w:pStyle w:val="NoSpacing"/>
              <w:ind w:firstLine="0"/>
              <w:jc w:val="center"/>
              <w:rPr>
                <w:sz w:val="20"/>
                <w:lang w:val="en-GB"/>
              </w:rPr>
            </w:pPr>
            <w:r>
              <w:rPr>
                <w:sz w:val="20"/>
                <w:lang w:val="en-GB"/>
              </w:rPr>
              <w:t>15%</w:t>
            </w:r>
          </w:p>
        </w:tc>
        <w:tc>
          <w:tcPr>
            <w:tcW w:w="0" w:type="auto"/>
            <w:tcBorders>
              <w:left w:val="single" w:sz="4" w:space="0" w:color="auto"/>
            </w:tcBorders>
          </w:tcPr>
          <w:p w14:paraId="294AD3E6" w14:textId="77777777" w:rsidR="008876B9" w:rsidRPr="000D0C0A" w:rsidRDefault="008876B9" w:rsidP="00AC3BCA">
            <w:pPr>
              <w:pStyle w:val="NoSpacing"/>
              <w:ind w:firstLine="0"/>
              <w:jc w:val="center"/>
              <w:rPr>
                <w:sz w:val="20"/>
                <w:lang w:val="en-GB"/>
              </w:rPr>
            </w:pPr>
            <w:r>
              <w:rPr>
                <w:sz w:val="20"/>
                <w:lang w:val="en-GB"/>
              </w:rPr>
              <w:t>52%</w:t>
            </w:r>
          </w:p>
        </w:tc>
        <w:tc>
          <w:tcPr>
            <w:tcW w:w="0" w:type="auto"/>
          </w:tcPr>
          <w:p w14:paraId="36AFF70C" w14:textId="77777777" w:rsidR="008876B9" w:rsidRPr="000D0C0A" w:rsidRDefault="008876B9" w:rsidP="00AC3BCA">
            <w:pPr>
              <w:pStyle w:val="NoSpacing"/>
              <w:ind w:firstLine="0"/>
              <w:jc w:val="center"/>
              <w:rPr>
                <w:sz w:val="20"/>
                <w:lang w:val="en-GB"/>
              </w:rPr>
            </w:pPr>
            <w:r>
              <w:rPr>
                <w:sz w:val="20"/>
                <w:lang w:val="en-GB"/>
              </w:rPr>
              <w:t>1%</w:t>
            </w:r>
          </w:p>
        </w:tc>
        <w:tc>
          <w:tcPr>
            <w:tcW w:w="0" w:type="auto"/>
            <w:tcBorders>
              <w:right w:val="single" w:sz="4" w:space="0" w:color="auto"/>
            </w:tcBorders>
          </w:tcPr>
          <w:p w14:paraId="17A54EB2" w14:textId="77777777" w:rsidR="008876B9" w:rsidRPr="000D0C0A" w:rsidRDefault="008876B9" w:rsidP="00AC3BCA">
            <w:pPr>
              <w:pStyle w:val="NoSpacing"/>
              <w:ind w:firstLine="0"/>
              <w:jc w:val="center"/>
              <w:rPr>
                <w:sz w:val="20"/>
                <w:lang w:val="en-GB"/>
              </w:rPr>
            </w:pPr>
            <w:r>
              <w:rPr>
                <w:sz w:val="20"/>
                <w:lang w:val="en-GB"/>
              </w:rPr>
              <w:t>47%</w:t>
            </w:r>
          </w:p>
        </w:tc>
        <w:tc>
          <w:tcPr>
            <w:tcW w:w="0" w:type="auto"/>
            <w:tcBorders>
              <w:left w:val="single" w:sz="4" w:space="0" w:color="auto"/>
              <w:right w:val="nil"/>
            </w:tcBorders>
          </w:tcPr>
          <w:p w14:paraId="3BC8B325" w14:textId="77777777" w:rsidR="008876B9" w:rsidRDefault="005857E7" w:rsidP="003C6C54">
            <w:pPr>
              <w:pStyle w:val="NoSpacing"/>
              <w:ind w:firstLine="0"/>
              <w:jc w:val="right"/>
              <w:rPr>
                <w:sz w:val="20"/>
                <w:lang w:val="en-GB"/>
              </w:rPr>
            </w:pPr>
            <w:r>
              <w:rPr>
                <w:sz w:val="20"/>
                <w:lang w:val="en-GB"/>
              </w:rPr>
              <w:t>0.0011</w:t>
            </w:r>
            <w:r w:rsidR="00A512AE">
              <w:rPr>
                <w:sz w:val="20"/>
                <w:lang w:val="en-GB"/>
              </w:rPr>
              <w:t xml:space="preserve"> dB</w:t>
            </w:r>
          </w:p>
        </w:tc>
        <w:tc>
          <w:tcPr>
            <w:tcW w:w="0" w:type="auto"/>
            <w:tcBorders>
              <w:top w:val="nil"/>
              <w:left w:val="nil"/>
              <w:bottom w:val="nil"/>
              <w:right w:val="single" w:sz="4" w:space="0" w:color="auto"/>
            </w:tcBorders>
          </w:tcPr>
          <w:p w14:paraId="1D8D59ED" w14:textId="77777777" w:rsidR="008876B9" w:rsidRDefault="005857E7" w:rsidP="003C6C54">
            <w:pPr>
              <w:pStyle w:val="NoSpacing"/>
              <w:ind w:firstLine="0"/>
              <w:jc w:val="right"/>
              <w:rPr>
                <w:sz w:val="20"/>
                <w:lang w:val="en-GB"/>
              </w:rPr>
            </w:pPr>
            <w:r>
              <w:rPr>
                <w:sz w:val="20"/>
                <w:lang w:val="en-GB"/>
              </w:rPr>
              <w:t>0.0850</w:t>
            </w:r>
            <w:r w:rsidR="00A512AE">
              <w:rPr>
                <w:sz w:val="20"/>
                <w:lang w:val="en-GB"/>
              </w:rPr>
              <w:t xml:space="preserve"> dB</w:t>
            </w:r>
          </w:p>
        </w:tc>
        <w:tc>
          <w:tcPr>
            <w:tcW w:w="0" w:type="auto"/>
            <w:tcBorders>
              <w:left w:val="single" w:sz="4" w:space="0" w:color="auto"/>
              <w:right w:val="nil"/>
            </w:tcBorders>
          </w:tcPr>
          <w:p w14:paraId="52BF9783" w14:textId="77777777" w:rsidR="008876B9" w:rsidRDefault="005857E7" w:rsidP="003C6C54">
            <w:pPr>
              <w:pStyle w:val="NoSpacing"/>
              <w:ind w:firstLine="0"/>
              <w:jc w:val="right"/>
              <w:rPr>
                <w:sz w:val="20"/>
                <w:lang w:val="en-GB"/>
              </w:rPr>
            </w:pPr>
            <w:r>
              <w:rPr>
                <w:sz w:val="20"/>
                <w:lang w:val="en-GB"/>
              </w:rPr>
              <w:t>-0.0651</w:t>
            </w:r>
            <w:r w:rsidR="00A512AE">
              <w:rPr>
                <w:sz w:val="20"/>
                <w:lang w:val="en-GB"/>
              </w:rPr>
              <w:t xml:space="preserve"> dB</w:t>
            </w:r>
          </w:p>
        </w:tc>
        <w:tc>
          <w:tcPr>
            <w:tcW w:w="0" w:type="auto"/>
            <w:tcBorders>
              <w:top w:val="nil"/>
              <w:left w:val="nil"/>
              <w:bottom w:val="nil"/>
            </w:tcBorders>
          </w:tcPr>
          <w:p w14:paraId="1B246232" w14:textId="77777777" w:rsidR="008876B9" w:rsidRDefault="005857E7" w:rsidP="003C6C54">
            <w:pPr>
              <w:pStyle w:val="NoSpacing"/>
              <w:ind w:firstLine="0"/>
              <w:jc w:val="right"/>
              <w:rPr>
                <w:sz w:val="20"/>
                <w:lang w:val="en-GB"/>
              </w:rPr>
            </w:pPr>
            <w:r>
              <w:rPr>
                <w:sz w:val="20"/>
                <w:lang w:val="en-GB"/>
              </w:rPr>
              <w:t>0.8877</w:t>
            </w:r>
            <w:r w:rsidR="00A512AE">
              <w:rPr>
                <w:sz w:val="20"/>
                <w:lang w:val="en-GB"/>
              </w:rPr>
              <w:t xml:space="preserve"> dB</w:t>
            </w:r>
          </w:p>
        </w:tc>
      </w:tr>
      <w:tr w:rsidR="00A512AE" w:rsidRPr="000D0C0A" w14:paraId="444E1966" w14:textId="77777777" w:rsidTr="00A512AE">
        <w:trPr>
          <w:trHeight w:val="111"/>
          <w:jc w:val="center"/>
        </w:trPr>
        <w:tc>
          <w:tcPr>
            <w:tcW w:w="0" w:type="auto"/>
          </w:tcPr>
          <w:p w14:paraId="3C6C9013" w14:textId="77777777" w:rsidR="008876B9" w:rsidRPr="000D0C0A" w:rsidRDefault="008876B9" w:rsidP="00AC3BCA">
            <w:pPr>
              <w:pStyle w:val="NoSpacing"/>
              <w:ind w:firstLine="0"/>
              <w:rPr>
                <w:sz w:val="20"/>
                <w:lang w:val="en-GB"/>
              </w:rPr>
            </w:pPr>
            <w:r w:rsidRPr="000D0C0A">
              <w:rPr>
                <w:sz w:val="20"/>
                <w:lang w:val="en-GB"/>
              </w:rPr>
              <w:t>3</w:t>
            </w:r>
          </w:p>
        </w:tc>
        <w:tc>
          <w:tcPr>
            <w:tcW w:w="0" w:type="auto"/>
            <w:tcBorders>
              <w:right w:val="single" w:sz="4" w:space="0" w:color="auto"/>
            </w:tcBorders>
          </w:tcPr>
          <w:p w14:paraId="2BE00B96" w14:textId="77777777" w:rsidR="008876B9" w:rsidRPr="000D0C0A" w:rsidRDefault="008876B9" w:rsidP="00AC3BCA">
            <w:pPr>
              <w:pStyle w:val="NoSpacing"/>
              <w:ind w:firstLine="0"/>
              <w:rPr>
                <w:sz w:val="20"/>
                <w:lang w:val="en-GB"/>
              </w:rPr>
            </w:pPr>
            <w:r w:rsidRPr="000D0C0A">
              <w:rPr>
                <w:sz w:val="20"/>
                <w:lang w:val="en-GB"/>
              </w:rPr>
              <w:t>237MB</w:t>
            </w:r>
          </w:p>
        </w:tc>
        <w:tc>
          <w:tcPr>
            <w:tcW w:w="0" w:type="auto"/>
            <w:tcBorders>
              <w:left w:val="single" w:sz="4" w:space="0" w:color="auto"/>
            </w:tcBorders>
          </w:tcPr>
          <w:p w14:paraId="4D29356F" w14:textId="77777777" w:rsidR="008876B9" w:rsidRPr="000D0C0A" w:rsidRDefault="008876B9" w:rsidP="00AC3BCA">
            <w:pPr>
              <w:pStyle w:val="NoSpacing"/>
              <w:ind w:firstLine="0"/>
              <w:jc w:val="center"/>
              <w:rPr>
                <w:sz w:val="20"/>
                <w:lang w:val="en-GB"/>
              </w:rPr>
            </w:pPr>
            <w:r>
              <w:rPr>
                <w:sz w:val="20"/>
                <w:lang w:val="en-GB"/>
              </w:rPr>
              <w:t>42%</w:t>
            </w:r>
          </w:p>
        </w:tc>
        <w:tc>
          <w:tcPr>
            <w:tcW w:w="0" w:type="auto"/>
          </w:tcPr>
          <w:p w14:paraId="40F3C927" w14:textId="77777777" w:rsidR="008876B9" w:rsidRPr="000D0C0A" w:rsidRDefault="008876B9" w:rsidP="00AC3BCA">
            <w:pPr>
              <w:pStyle w:val="NoSpacing"/>
              <w:ind w:firstLine="0"/>
              <w:jc w:val="center"/>
              <w:rPr>
                <w:sz w:val="20"/>
                <w:lang w:val="en-GB"/>
              </w:rPr>
            </w:pPr>
            <w:r>
              <w:rPr>
                <w:sz w:val="20"/>
                <w:lang w:val="en-GB"/>
              </w:rPr>
              <w:t>18%</w:t>
            </w:r>
          </w:p>
        </w:tc>
        <w:tc>
          <w:tcPr>
            <w:tcW w:w="0" w:type="auto"/>
            <w:tcBorders>
              <w:right w:val="single" w:sz="4" w:space="0" w:color="auto"/>
            </w:tcBorders>
          </w:tcPr>
          <w:p w14:paraId="6378B13C" w14:textId="77777777" w:rsidR="008876B9" w:rsidRPr="000D0C0A" w:rsidRDefault="008876B9" w:rsidP="00AC3BCA">
            <w:pPr>
              <w:pStyle w:val="NoSpacing"/>
              <w:ind w:firstLine="0"/>
              <w:jc w:val="center"/>
              <w:rPr>
                <w:sz w:val="20"/>
                <w:lang w:val="en-GB"/>
              </w:rPr>
            </w:pPr>
            <w:r>
              <w:rPr>
                <w:sz w:val="20"/>
                <w:lang w:val="en-GB"/>
              </w:rPr>
              <w:t>40%</w:t>
            </w:r>
          </w:p>
        </w:tc>
        <w:tc>
          <w:tcPr>
            <w:tcW w:w="0" w:type="auto"/>
            <w:tcBorders>
              <w:left w:val="single" w:sz="4" w:space="0" w:color="auto"/>
            </w:tcBorders>
          </w:tcPr>
          <w:p w14:paraId="2834435C" w14:textId="77777777" w:rsidR="008876B9" w:rsidRPr="000D0C0A" w:rsidRDefault="008876B9" w:rsidP="00AC3BCA">
            <w:pPr>
              <w:pStyle w:val="NoSpacing"/>
              <w:ind w:firstLine="0"/>
              <w:jc w:val="center"/>
              <w:rPr>
                <w:sz w:val="20"/>
                <w:lang w:val="en-GB"/>
              </w:rPr>
            </w:pPr>
            <w:r>
              <w:rPr>
                <w:sz w:val="20"/>
                <w:lang w:val="en-GB"/>
              </w:rPr>
              <w:t>45%</w:t>
            </w:r>
          </w:p>
        </w:tc>
        <w:tc>
          <w:tcPr>
            <w:tcW w:w="0" w:type="auto"/>
          </w:tcPr>
          <w:p w14:paraId="7808DDDC" w14:textId="77777777" w:rsidR="008876B9" w:rsidRPr="000D0C0A" w:rsidRDefault="008876B9" w:rsidP="00AC3BCA">
            <w:pPr>
              <w:pStyle w:val="NoSpacing"/>
              <w:ind w:firstLine="0"/>
              <w:jc w:val="center"/>
              <w:rPr>
                <w:sz w:val="20"/>
                <w:lang w:val="en-GB"/>
              </w:rPr>
            </w:pPr>
            <w:r>
              <w:rPr>
                <w:sz w:val="20"/>
                <w:lang w:val="en-GB"/>
              </w:rPr>
              <w:t>0%</w:t>
            </w:r>
          </w:p>
        </w:tc>
        <w:tc>
          <w:tcPr>
            <w:tcW w:w="0" w:type="auto"/>
            <w:tcBorders>
              <w:right w:val="single" w:sz="4" w:space="0" w:color="auto"/>
            </w:tcBorders>
          </w:tcPr>
          <w:p w14:paraId="07343F08" w14:textId="77777777" w:rsidR="008876B9" w:rsidRPr="000D0C0A" w:rsidRDefault="008876B9" w:rsidP="00AC3BCA">
            <w:pPr>
              <w:pStyle w:val="NoSpacing"/>
              <w:ind w:firstLine="0"/>
              <w:jc w:val="center"/>
              <w:rPr>
                <w:sz w:val="20"/>
                <w:lang w:val="en-GB"/>
              </w:rPr>
            </w:pPr>
            <w:r>
              <w:rPr>
                <w:sz w:val="20"/>
                <w:lang w:val="en-GB"/>
              </w:rPr>
              <w:t>54%</w:t>
            </w:r>
          </w:p>
        </w:tc>
        <w:tc>
          <w:tcPr>
            <w:tcW w:w="0" w:type="auto"/>
            <w:tcBorders>
              <w:left w:val="single" w:sz="4" w:space="0" w:color="auto"/>
              <w:right w:val="nil"/>
            </w:tcBorders>
          </w:tcPr>
          <w:p w14:paraId="7A62BDFD" w14:textId="77777777" w:rsidR="008876B9" w:rsidRDefault="005857E7" w:rsidP="003C6C54">
            <w:pPr>
              <w:pStyle w:val="NoSpacing"/>
              <w:ind w:firstLine="0"/>
              <w:jc w:val="right"/>
              <w:rPr>
                <w:sz w:val="20"/>
                <w:lang w:val="en-GB"/>
              </w:rPr>
            </w:pPr>
            <w:r>
              <w:rPr>
                <w:sz w:val="20"/>
                <w:lang w:val="en-GB"/>
              </w:rPr>
              <w:t>0.8878</w:t>
            </w:r>
            <w:r w:rsidR="003C6C54">
              <w:rPr>
                <w:sz w:val="20"/>
                <w:lang w:val="en-GB"/>
              </w:rPr>
              <w:t xml:space="preserve"> dB</w:t>
            </w:r>
          </w:p>
        </w:tc>
        <w:tc>
          <w:tcPr>
            <w:tcW w:w="0" w:type="auto"/>
            <w:tcBorders>
              <w:top w:val="nil"/>
              <w:left w:val="nil"/>
              <w:bottom w:val="nil"/>
              <w:right w:val="single" w:sz="4" w:space="0" w:color="auto"/>
            </w:tcBorders>
          </w:tcPr>
          <w:p w14:paraId="391F99EF" w14:textId="77777777" w:rsidR="008876B9" w:rsidRDefault="005857E7" w:rsidP="003C6C54">
            <w:pPr>
              <w:pStyle w:val="NoSpacing"/>
              <w:ind w:firstLine="0"/>
              <w:jc w:val="right"/>
              <w:rPr>
                <w:sz w:val="20"/>
                <w:lang w:val="en-GB"/>
              </w:rPr>
            </w:pPr>
            <w:r>
              <w:rPr>
                <w:sz w:val="20"/>
                <w:lang w:val="en-GB"/>
              </w:rPr>
              <w:t>0.2718</w:t>
            </w:r>
            <w:r w:rsidR="003C6C54">
              <w:rPr>
                <w:sz w:val="20"/>
                <w:lang w:val="en-GB"/>
              </w:rPr>
              <w:t xml:space="preserve"> dB</w:t>
            </w:r>
          </w:p>
        </w:tc>
        <w:tc>
          <w:tcPr>
            <w:tcW w:w="0" w:type="auto"/>
            <w:tcBorders>
              <w:left w:val="single" w:sz="4" w:space="0" w:color="auto"/>
              <w:right w:val="nil"/>
            </w:tcBorders>
          </w:tcPr>
          <w:p w14:paraId="0C612597" w14:textId="77777777" w:rsidR="008876B9" w:rsidRDefault="003C6C54" w:rsidP="003C6C54">
            <w:pPr>
              <w:pStyle w:val="NoSpacing"/>
              <w:ind w:firstLine="0"/>
              <w:jc w:val="right"/>
              <w:rPr>
                <w:sz w:val="20"/>
                <w:lang w:val="en-GB"/>
              </w:rPr>
            </w:pPr>
            <w:r w:rsidRPr="003C6C54">
              <w:rPr>
                <w:sz w:val="20"/>
                <w:lang w:val="en-GB"/>
              </w:rPr>
              <w:t>-0.</w:t>
            </w:r>
            <w:r w:rsidR="005857E7">
              <w:rPr>
                <w:sz w:val="20"/>
                <w:lang w:val="en-GB"/>
              </w:rPr>
              <w:t>0006</w:t>
            </w:r>
            <w:r>
              <w:rPr>
                <w:sz w:val="20"/>
                <w:lang w:val="en-GB"/>
              </w:rPr>
              <w:t xml:space="preserve"> dB</w:t>
            </w:r>
          </w:p>
        </w:tc>
        <w:tc>
          <w:tcPr>
            <w:tcW w:w="0" w:type="auto"/>
            <w:tcBorders>
              <w:top w:val="nil"/>
              <w:left w:val="nil"/>
              <w:bottom w:val="nil"/>
            </w:tcBorders>
          </w:tcPr>
          <w:p w14:paraId="05EBDB70" w14:textId="77777777" w:rsidR="008876B9" w:rsidRDefault="005857E7" w:rsidP="003C6C54">
            <w:pPr>
              <w:suppressAutoHyphens w:val="0"/>
              <w:ind w:firstLine="0"/>
              <w:jc w:val="right"/>
              <w:rPr>
                <w:sz w:val="20"/>
              </w:rPr>
            </w:pPr>
            <w:r>
              <w:rPr>
                <w:sz w:val="20"/>
              </w:rPr>
              <w:t>0.9693</w:t>
            </w:r>
            <w:r w:rsidR="003C6C54">
              <w:rPr>
                <w:sz w:val="20"/>
              </w:rPr>
              <w:t xml:space="preserve"> dB</w:t>
            </w:r>
          </w:p>
        </w:tc>
      </w:tr>
      <w:tr w:rsidR="00A512AE" w:rsidRPr="000D0C0A" w14:paraId="09930801" w14:textId="77777777" w:rsidTr="00A512AE">
        <w:trPr>
          <w:trHeight w:val="111"/>
          <w:jc w:val="center"/>
        </w:trPr>
        <w:tc>
          <w:tcPr>
            <w:tcW w:w="0" w:type="auto"/>
          </w:tcPr>
          <w:p w14:paraId="0331435D" w14:textId="77777777" w:rsidR="008876B9" w:rsidRPr="000D0C0A" w:rsidRDefault="008876B9" w:rsidP="00AC3BCA">
            <w:pPr>
              <w:pStyle w:val="NoSpacing"/>
              <w:ind w:firstLine="0"/>
              <w:rPr>
                <w:sz w:val="20"/>
                <w:lang w:val="en-GB"/>
              </w:rPr>
            </w:pPr>
            <w:r w:rsidRPr="000D0C0A">
              <w:rPr>
                <w:sz w:val="20"/>
                <w:lang w:val="en-GB"/>
              </w:rPr>
              <w:t>4</w:t>
            </w:r>
          </w:p>
        </w:tc>
        <w:tc>
          <w:tcPr>
            <w:tcW w:w="0" w:type="auto"/>
            <w:tcBorders>
              <w:right w:val="single" w:sz="4" w:space="0" w:color="auto"/>
            </w:tcBorders>
          </w:tcPr>
          <w:p w14:paraId="13F1EA14" w14:textId="77777777" w:rsidR="008876B9" w:rsidRPr="000D0C0A" w:rsidRDefault="008876B9" w:rsidP="00AC3BCA">
            <w:pPr>
              <w:pStyle w:val="NoSpacing"/>
              <w:ind w:firstLine="0"/>
              <w:rPr>
                <w:sz w:val="20"/>
                <w:lang w:val="en-GB"/>
              </w:rPr>
            </w:pPr>
            <w:r w:rsidRPr="000D0C0A">
              <w:rPr>
                <w:sz w:val="20"/>
                <w:lang w:val="en-GB"/>
              </w:rPr>
              <w:t>364MB</w:t>
            </w:r>
          </w:p>
        </w:tc>
        <w:tc>
          <w:tcPr>
            <w:tcW w:w="0" w:type="auto"/>
            <w:tcBorders>
              <w:left w:val="single" w:sz="4" w:space="0" w:color="auto"/>
            </w:tcBorders>
          </w:tcPr>
          <w:p w14:paraId="42ADC9F3" w14:textId="77777777" w:rsidR="008876B9" w:rsidRPr="000D0C0A" w:rsidRDefault="008876B9" w:rsidP="00AC3BCA">
            <w:pPr>
              <w:pStyle w:val="NoSpacing"/>
              <w:ind w:firstLine="0"/>
              <w:jc w:val="center"/>
              <w:rPr>
                <w:sz w:val="20"/>
                <w:lang w:val="en-GB"/>
              </w:rPr>
            </w:pPr>
            <w:r>
              <w:rPr>
                <w:sz w:val="20"/>
                <w:lang w:val="en-GB"/>
              </w:rPr>
              <w:t>29%</w:t>
            </w:r>
          </w:p>
        </w:tc>
        <w:tc>
          <w:tcPr>
            <w:tcW w:w="0" w:type="auto"/>
          </w:tcPr>
          <w:p w14:paraId="2029411A" w14:textId="77777777" w:rsidR="008876B9" w:rsidRPr="000D0C0A" w:rsidRDefault="008876B9" w:rsidP="00AC3BCA">
            <w:pPr>
              <w:pStyle w:val="NoSpacing"/>
              <w:ind w:firstLine="0"/>
              <w:jc w:val="center"/>
              <w:rPr>
                <w:sz w:val="20"/>
                <w:lang w:val="en-GB"/>
              </w:rPr>
            </w:pPr>
            <w:r>
              <w:rPr>
                <w:sz w:val="20"/>
                <w:lang w:val="en-GB"/>
              </w:rPr>
              <w:t>45%</w:t>
            </w:r>
          </w:p>
        </w:tc>
        <w:tc>
          <w:tcPr>
            <w:tcW w:w="0" w:type="auto"/>
            <w:tcBorders>
              <w:right w:val="single" w:sz="4" w:space="0" w:color="auto"/>
            </w:tcBorders>
          </w:tcPr>
          <w:p w14:paraId="69B34368" w14:textId="77777777" w:rsidR="008876B9" w:rsidRPr="000D0C0A" w:rsidRDefault="008876B9" w:rsidP="00AC3BCA">
            <w:pPr>
              <w:pStyle w:val="NoSpacing"/>
              <w:ind w:firstLine="0"/>
              <w:jc w:val="center"/>
              <w:rPr>
                <w:sz w:val="20"/>
                <w:lang w:val="en-GB"/>
              </w:rPr>
            </w:pPr>
            <w:r>
              <w:rPr>
                <w:sz w:val="20"/>
                <w:lang w:val="en-GB"/>
              </w:rPr>
              <w:t>26%</w:t>
            </w:r>
          </w:p>
        </w:tc>
        <w:tc>
          <w:tcPr>
            <w:tcW w:w="0" w:type="auto"/>
            <w:tcBorders>
              <w:left w:val="single" w:sz="4" w:space="0" w:color="auto"/>
            </w:tcBorders>
          </w:tcPr>
          <w:p w14:paraId="1D2DD921" w14:textId="77777777" w:rsidR="008876B9" w:rsidRPr="000D0C0A" w:rsidRDefault="008876B9" w:rsidP="00AC3BCA">
            <w:pPr>
              <w:pStyle w:val="NoSpacing"/>
              <w:ind w:firstLine="0"/>
              <w:jc w:val="center"/>
              <w:rPr>
                <w:sz w:val="20"/>
                <w:lang w:val="en-GB"/>
              </w:rPr>
            </w:pPr>
            <w:r>
              <w:rPr>
                <w:sz w:val="20"/>
                <w:lang w:val="en-GB"/>
              </w:rPr>
              <w:t>43%</w:t>
            </w:r>
          </w:p>
        </w:tc>
        <w:tc>
          <w:tcPr>
            <w:tcW w:w="0" w:type="auto"/>
          </w:tcPr>
          <w:p w14:paraId="02EF937E" w14:textId="77777777" w:rsidR="008876B9" w:rsidRPr="000D0C0A" w:rsidRDefault="008876B9" w:rsidP="00AC3BCA">
            <w:pPr>
              <w:pStyle w:val="NoSpacing"/>
              <w:ind w:firstLine="0"/>
              <w:jc w:val="center"/>
              <w:rPr>
                <w:sz w:val="20"/>
                <w:lang w:val="en-GB"/>
              </w:rPr>
            </w:pPr>
            <w:r>
              <w:rPr>
                <w:sz w:val="20"/>
                <w:lang w:val="en-GB"/>
              </w:rPr>
              <w:t>0%</w:t>
            </w:r>
          </w:p>
        </w:tc>
        <w:tc>
          <w:tcPr>
            <w:tcW w:w="0" w:type="auto"/>
            <w:tcBorders>
              <w:right w:val="single" w:sz="4" w:space="0" w:color="auto"/>
            </w:tcBorders>
          </w:tcPr>
          <w:p w14:paraId="3BFA0DB5" w14:textId="77777777" w:rsidR="008876B9" w:rsidRPr="000D0C0A" w:rsidRDefault="008876B9" w:rsidP="00AC3BCA">
            <w:pPr>
              <w:pStyle w:val="NoSpacing"/>
              <w:ind w:firstLine="0"/>
              <w:jc w:val="center"/>
              <w:rPr>
                <w:sz w:val="20"/>
                <w:lang w:val="en-GB"/>
              </w:rPr>
            </w:pPr>
            <w:r>
              <w:rPr>
                <w:sz w:val="20"/>
                <w:lang w:val="en-GB"/>
              </w:rPr>
              <w:t>57%</w:t>
            </w:r>
          </w:p>
        </w:tc>
        <w:tc>
          <w:tcPr>
            <w:tcW w:w="0" w:type="auto"/>
            <w:tcBorders>
              <w:left w:val="single" w:sz="4" w:space="0" w:color="auto"/>
              <w:right w:val="nil"/>
            </w:tcBorders>
          </w:tcPr>
          <w:p w14:paraId="02ECB6CC" w14:textId="77777777" w:rsidR="008876B9" w:rsidRDefault="005857E7" w:rsidP="003C6C54">
            <w:pPr>
              <w:pStyle w:val="NoSpacing"/>
              <w:ind w:firstLine="0"/>
              <w:jc w:val="right"/>
              <w:rPr>
                <w:sz w:val="20"/>
                <w:lang w:val="en-GB"/>
              </w:rPr>
            </w:pPr>
            <w:r>
              <w:rPr>
                <w:sz w:val="20"/>
                <w:lang w:val="en-GB"/>
              </w:rPr>
              <w:t>-0.0972</w:t>
            </w:r>
            <w:r w:rsidR="003C6C54">
              <w:rPr>
                <w:sz w:val="20"/>
                <w:lang w:val="en-GB"/>
              </w:rPr>
              <w:t xml:space="preserve"> dB</w:t>
            </w:r>
          </w:p>
        </w:tc>
        <w:tc>
          <w:tcPr>
            <w:tcW w:w="0" w:type="auto"/>
            <w:tcBorders>
              <w:top w:val="nil"/>
              <w:left w:val="nil"/>
              <w:bottom w:val="nil"/>
              <w:right w:val="single" w:sz="4" w:space="0" w:color="auto"/>
            </w:tcBorders>
          </w:tcPr>
          <w:p w14:paraId="4E2D52A7" w14:textId="77777777" w:rsidR="008876B9" w:rsidRDefault="003C6C54" w:rsidP="003C6C54">
            <w:pPr>
              <w:pStyle w:val="NoSpacing"/>
              <w:ind w:firstLine="0"/>
              <w:jc w:val="right"/>
              <w:rPr>
                <w:sz w:val="20"/>
                <w:lang w:val="en-GB"/>
              </w:rPr>
            </w:pPr>
            <w:r w:rsidRPr="003C6C54">
              <w:rPr>
                <w:sz w:val="20"/>
                <w:lang w:val="en-GB"/>
              </w:rPr>
              <w:t>1.0717</w:t>
            </w:r>
            <w:r>
              <w:rPr>
                <w:sz w:val="20"/>
                <w:lang w:val="en-GB"/>
              </w:rPr>
              <w:t xml:space="preserve"> dB</w:t>
            </w:r>
          </w:p>
        </w:tc>
        <w:tc>
          <w:tcPr>
            <w:tcW w:w="0" w:type="auto"/>
            <w:tcBorders>
              <w:left w:val="single" w:sz="4" w:space="0" w:color="auto"/>
              <w:right w:val="nil"/>
            </w:tcBorders>
          </w:tcPr>
          <w:p w14:paraId="3BC8A065" w14:textId="77777777" w:rsidR="008876B9" w:rsidRDefault="005857E7" w:rsidP="003C6C54">
            <w:pPr>
              <w:pStyle w:val="NoSpacing"/>
              <w:ind w:firstLine="0"/>
              <w:jc w:val="right"/>
              <w:rPr>
                <w:sz w:val="20"/>
                <w:lang w:val="en-GB"/>
              </w:rPr>
            </w:pPr>
            <w:r>
              <w:rPr>
                <w:sz w:val="20"/>
                <w:lang w:val="en-GB"/>
              </w:rPr>
              <w:t>0.0345</w:t>
            </w:r>
            <w:r w:rsidR="003C6C54">
              <w:rPr>
                <w:sz w:val="20"/>
                <w:lang w:val="en-GB"/>
              </w:rPr>
              <w:t xml:space="preserve"> dB</w:t>
            </w:r>
          </w:p>
        </w:tc>
        <w:tc>
          <w:tcPr>
            <w:tcW w:w="0" w:type="auto"/>
            <w:tcBorders>
              <w:top w:val="nil"/>
              <w:left w:val="nil"/>
              <w:bottom w:val="nil"/>
            </w:tcBorders>
          </w:tcPr>
          <w:p w14:paraId="1ABE175D" w14:textId="77777777" w:rsidR="008876B9" w:rsidRDefault="003C6C54" w:rsidP="003C6C54">
            <w:pPr>
              <w:pStyle w:val="NoSpacing"/>
              <w:ind w:firstLine="0"/>
              <w:jc w:val="right"/>
              <w:rPr>
                <w:sz w:val="20"/>
                <w:lang w:val="en-GB"/>
              </w:rPr>
            </w:pPr>
            <w:r w:rsidRPr="003C6C54">
              <w:rPr>
                <w:sz w:val="20"/>
                <w:lang w:val="en-GB"/>
              </w:rPr>
              <w:t>1.5434</w:t>
            </w:r>
            <w:r>
              <w:rPr>
                <w:sz w:val="20"/>
                <w:lang w:val="en-GB"/>
              </w:rPr>
              <w:t xml:space="preserve"> dB</w:t>
            </w:r>
          </w:p>
        </w:tc>
      </w:tr>
      <w:tr w:rsidR="00A512AE" w:rsidRPr="000D0C0A" w14:paraId="5D30191D" w14:textId="77777777" w:rsidTr="00A512AE">
        <w:trPr>
          <w:trHeight w:val="105"/>
          <w:jc w:val="center"/>
        </w:trPr>
        <w:tc>
          <w:tcPr>
            <w:tcW w:w="0" w:type="auto"/>
          </w:tcPr>
          <w:p w14:paraId="68A6D132" w14:textId="77777777" w:rsidR="008876B9" w:rsidRPr="000D0C0A" w:rsidRDefault="008876B9" w:rsidP="00AC3BCA">
            <w:pPr>
              <w:pStyle w:val="NoSpacing"/>
              <w:ind w:firstLine="0"/>
              <w:rPr>
                <w:sz w:val="20"/>
                <w:lang w:val="en-GB"/>
              </w:rPr>
            </w:pPr>
            <w:r w:rsidRPr="000D0C0A">
              <w:rPr>
                <w:sz w:val="20"/>
                <w:lang w:val="en-GB"/>
              </w:rPr>
              <w:t>5</w:t>
            </w:r>
          </w:p>
        </w:tc>
        <w:tc>
          <w:tcPr>
            <w:tcW w:w="0" w:type="auto"/>
            <w:tcBorders>
              <w:right w:val="single" w:sz="4" w:space="0" w:color="auto"/>
            </w:tcBorders>
          </w:tcPr>
          <w:p w14:paraId="62B46C44" w14:textId="77777777" w:rsidR="008876B9" w:rsidRPr="000D0C0A" w:rsidRDefault="008876B9" w:rsidP="00AC3BCA">
            <w:pPr>
              <w:pStyle w:val="NoSpacing"/>
              <w:ind w:firstLine="0"/>
              <w:rPr>
                <w:sz w:val="20"/>
                <w:lang w:val="en-GB"/>
              </w:rPr>
            </w:pPr>
            <w:r w:rsidRPr="000D0C0A">
              <w:rPr>
                <w:sz w:val="20"/>
                <w:lang w:val="en-GB"/>
              </w:rPr>
              <w:t>798MB</w:t>
            </w:r>
          </w:p>
        </w:tc>
        <w:tc>
          <w:tcPr>
            <w:tcW w:w="0" w:type="auto"/>
            <w:tcBorders>
              <w:left w:val="single" w:sz="4" w:space="0" w:color="auto"/>
            </w:tcBorders>
          </w:tcPr>
          <w:p w14:paraId="3EAA4545" w14:textId="77777777" w:rsidR="008876B9" w:rsidRPr="000D0C0A" w:rsidRDefault="008876B9" w:rsidP="00AC3BCA">
            <w:pPr>
              <w:pStyle w:val="NoSpacing"/>
              <w:ind w:firstLine="0"/>
              <w:jc w:val="center"/>
              <w:rPr>
                <w:sz w:val="20"/>
                <w:lang w:val="en-GB"/>
              </w:rPr>
            </w:pPr>
            <w:r>
              <w:rPr>
                <w:sz w:val="20"/>
                <w:lang w:val="en-GB"/>
              </w:rPr>
              <w:t>27%</w:t>
            </w:r>
          </w:p>
        </w:tc>
        <w:tc>
          <w:tcPr>
            <w:tcW w:w="0" w:type="auto"/>
          </w:tcPr>
          <w:p w14:paraId="2530365E" w14:textId="77777777" w:rsidR="008876B9" w:rsidRPr="000D0C0A" w:rsidRDefault="008876B9" w:rsidP="00AC3BCA">
            <w:pPr>
              <w:pStyle w:val="NoSpacing"/>
              <w:ind w:firstLine="0"/>
              <w:jc w:val="center"/>
              <w:rPr>
                <w:sz w:val="20"/>
                <w:lang w:val="en-GB"/>
              </w:rPr>
            </w:pPr>
            <w:r>
              <w:rPr>
                <w:sz w:val="20"/>
                <w:lang w:val="en-GB"/>
              </w:rPr>
              <w:t>46%</w:t>
            </w:r>
          </w:p>
        </w:tc>
        <w:tc>
          <w:tcPr>
            <w:tcW w:w="0" w:type="auto"/>
            <w:tcBorders>
              <w:right w:val="single" w:sz="4" w:space="0" w:color="auto"/>
            </w:tcBorders>
          </w:tcPr>
          <w:p w14:paraId="45A286DF" w14:textId="77777777" w:rsidR="008876B9" w:rsidRPr="000D0C0A" w:rsidRDefault="008876B9" w:rsidP="00AC3BCA">
            <w:pPr>
              <w:pStyle w:val="NoSpacing"/>
              <w:ind w:firstLine="0"/>
              <w:jc w:val="center"/>
              <w:rPr>
                <w:sz w:val="20"/>
                <w:lang w:val="en-GB"/>
              </w:rPr>
            </w:pPr>
            <w:r>
              <w:rPr>
                <w:sz w:val="20"/>
                <w:lang w:val="en-GB"/>
              </w:rPr>
              <w:t>26%</w:t>
            </w:r>
          </w:p>
        </w:tc>
        <w:tc>
          <w:tcPr>
            <w:tcW w:w="0" w:type="auto"/>
            <w:tcBorders>
              <w:left w:val="single" w:sz="4" w:space="0" w:color="auto"/>
            </w:tcBorders>
          </w:tcPr>
          <w:p w14:paraId="071CE0DF" w14:textId="77777777" w:rsidR="008876B9" w:rsidRPr="000D0C0A" w:rsidRDefault="008876B9" w:rsidP="00AC3BCA">
            <w:pPr>
              <w:pStyle w:val="NoSpacing"/>
              <w:ind w:firstLine="0"/>
              <w:jc w:val="center"/>
              <w:rPr>
                <w:sz w:val="20"/>
                <w:lang w:val="en-GB"/>
              </w:rPr>
            </w:pPr>
            <w:r>
              <w:rPr>
                <w:sz w:val="20"/>
                <w:lang w:val="en-GB"/>
              </w:rPr>
              <w:t>44%</w:t>
            </w:r>
          </w:p>
        </w:tc>
        <w:tc>
          <w:tcPr>
            <w:tcW w:w="0" w:type="auto"/>
          </w:tcPr>
          <w:p w14:paraId="79EB85E7" w14:textId="77777777" w:rsidR="008876B9" w:rsidRPr="000D0C0A" w:rsidRDefault="008876B9" w:rsidP="00AC3BCA">
            <w:pPr>
              <w:pStyle w:val="NoSpacing"/>
              <w:ind w:firstLine="0"/>
              <w:jc w:val="center"/>
              <w:rPr>
                <w:sz w:val="20"/>
                <w:lang w:val="en-GB"/>
              </w:rPr>
            </w:pPr>
            <w:r>
              <w:rPr>
                <w:sz w:val="20"/>
                <w:lang w:val="en-GB"/>
              </w:rPr>
              <w:t>0%</w:t>
            </w:r>
          </w:p>
        </w:tc>
        <w:tc>
          <w:tcPr>
            <w:tcW w:w="0" w:type="auto"/>
            <w:tcBorders>
              <w:right w:val="single" w:sz="4" w:space="0" w:color="auto"/>
            </w:tcBorders>
          </w:tcPr>
          <w:p w14:paraId="5B7CE647" w14:textId="77777777" w:rsidR="008876B9" w:rsidRPr="000D0C0A" w:rsidRDefault="008876B9" w:rsidP="00AC3BCA">
            <w:pPr>
              <w:pStyle w:val="NoSpacing"/>
              <w:ind w:firstLine="0"/>
              <w:jc w:val="center"/>
              <w:rPr>
                <w:sz w:val="20"/>
                <w:lang w:val="en-GB"/>
              </w:rPr>
            </w:pPr>
            <w:r>
              <w:rPr>
                <w:sz w:val="20"/>
                <w:lang w:val="en-GB"/>
              </w:rPr>
              <w:t>56%</w:t>
            </w:r>
          </w:p>
        </w:tc>
        <w:tc>
          <w:tcPr>
            <w:tcW w:w="0" w:type="auto"/>
            <w:tcBorders>
              <w:left w:val="single" w:sz="4" w:space="0" w:color="auto"/>
              <w:right w:val="nil"/>
            </w:tcBorders>
          </w:tcPr>
          <w:p w14:paraId="619B1944" w14:textId="77777777" w:rsidR="008876B9" w:rsidRDefault="005857E7" w:rsidP="003C6C54">
            <w:pPr>
              <w:suppressAutoHyphens w:val="0"/>
              <w:ind w:firstLine="0"/>
              <w:jc w:val="right"/>
              <w:rPr>
                <w:sz w:val="20"/>
              </w:rPr>
            </w:pPr>
            <w:r>
              <w:rPr>
                <w:sz w:val="20"/>
              </w:rPr>
              <w:t>0.0008</w:t>
            </w:r>
            <w:r w:rsidR="003C6C54">
              <w:rPr>
                <w:sz w:val="20"/>
              </w:rPr>
              <w:t xml:space="preserve"> dB</w:t>
            </w:r>
          </w:p>
        </w:tc>
        <w:tc>
          <w:tcPr>
            <w:tcW w:w="0" w:type="auto"/>
            <w:tcBorders>
              <w:top w:val="nil"/>
              <w:left w:val="nil"/>
              <w:bottom w:val="nil"/>
              <w:right w:val="single" w:sz="4" w:space="0" w:color="auto"/>
            </w:tcBorders>
          </w:tcPr>
          <w:p w14:paraId="16253FFD" w14:textId="77777777" w:rsidR="008876B9" w:rsidRDefault="005857E7" w:rsidP="003C6C54">
            <w:pPr>
              <w:pStyle w:val="NoSpacing"/>
              <w:ind w:firstLine="0"/>
              <w:jc w:val="right"/>
              <w:rPr>
                <w:sz w:val="20"/>
                <w:lang w:val="en-GB"/>
              </w:rPr>
            </w:pPr>
            <w:r>
              <w:rPr>
                <w:sz w:val="20"/>
                <w:lang w:val="en-GB"/>
              </w:rPr>
              <w:t>0.2504</w:t>
            </w:r>
            <w:r w:rsidR="003C6C54" w:rsidRPr="003C6C54">
              <w:rPr>
                <w:sz w:val="20"/>
                <w:lang w:val="en-GB"/>
              </w:rPr>
              <w:t xml:space="preserve"> </w:t>
            </w:r>
            <w:r w:rsidR="003C6C54">
              <w:rPr>
                <w:sz w:val="20"/>
                <w:lang w:val="en-GB"/>
              </w:rPr>
              <w:t>dB</w:t>
            </w:r>
          </w:p>
        </w:tc>
        <w:tc>
          <w:tcPr>
            <w:tcW w:w="0" w:type="auto"/>
            <w:tcBorders>
              <w:left w:val="single" w:sz="4" w:space="0" w:color="auto"/>
              <w:right w:val="nil"/>
            </w:tcBorders>
          </w:tcPr>
          <w:p w14:paraId="2E14912C" w14:textId="77777777" w:rsidR="008876B9" w:rsidRDefault="005857E7" w:rsidP="003C6C54">
            <w:pPr>
              <w:pStyle w:val="NoSpacing"/>
              <w:ind w:firstLine="0"/>
              <w:jc w:val="right"/>
              <w:rPr>
                <w:sz w:val="20"/>
                <w:lang w:val="en-GB"/>
              </w:rPr>
            </w:pPr>
            <w:r>
              <w:rPr>
                <w:sz w:val="20"/>
                <w:lang w:val="en-GB"/>
              </w:rPr>
              <w:t>0.1986</w:t>
            </w:r>
            <w:r w:rsidR="003C6C54">
              <w:rPr>
                <w:sz w:val="20"/>
                <w:lang w:val="en-GB"/>
              </w:rPr>
              <w:t xml:space="preserve"> dB</w:t>
            </w:r>
          </w:p>
        </w:tc>
        <w:tc>
          <w:tcPr>
            <w:tcW w:w="0" w:type="auto"/>
            <w:tcBorders>
              <w:top w:val="nil"/>
              <w:left w:val="nil"/>
              <w:bottom w:val="nil"/>
            </w:tcBorders>
          </w:tcPr>
          <w:p w14:paraId="66120AAA" w14:textId="77777777" w:rsidR="008876B9" w:rsidRDefault="005857E7" w:rsidP="003C6C54">
            <w:pPr>
              <w:pStyle w:val="NoSpacing"/>
              <w:ind w:firstLine="0"/>
              <w:jc w:val="right"/>
              <w:rPr>
                <w:sz w:val="20"/>
                <w:lang w:val="en-GB"/>
              </w:rPr>
            </w:pPr>
            <w:r>
              <w:rPr>
                <w:sz w:val="20"/>
                <w:lang w:val="en-GB"/>
              </w:rPr>
              <w:t>1.3777</w:t>
            </w:r>
            <w:r w:rsidR="008D7CF1">
              <w:rPr>
                <w:sz w:val="20"/>
                <w:lang w:val="en-GB"/>
              </w:rPr>
              <w:t xml:space="preserve"> dB</w:t>
            </w:r>
          </w:p>
        </w:tc>
      </w:tr>
      <w:tr w:rsidR="00A512AE" w:rsidRPr="000D0C0A" w14:paraId="2FAE398D" w14:textId="77777777" w:rsidTr="00A512AE">
        <w:trPr>
          <w:trHeight w:val="111"/>
          <w:jc w:val="center"/>
        </w:trPr>
        <w:tc>
          <w:tcPr>
            <w:tcW w:w="0" w:type="auto"/>
          </w:tcPr>
          <w:p w14:paraId="194042F5" w14:textId="77777777" w:rsidR="008876B9" w:rsidRPr="000D0C0A" w:rsidRDefault="008876B9" w:rsidP="00AC3BCA">
            <w:pPr>
              <w:pStyle w:val="NoSpacing"/>
              <w:ind w:firstLine="0"/>
              <w:rPr>
                <w:sz w:val="20"/>
                <w:lang w:val="en-GB"/>
              </w:rPr>
            </w:pPr>
            <w:r w:rsidRPr="000D0C0A">
              <w:rPr>
                <w:sz w:val="20"/>
                <w:lang w:val="en-GB"/>
              </w:rPr>
              <w:t>6</w:t>
            </w:r>
          </w:p>
        </w:tc>
        <w:tc>
          <w:tcPr>
            <w:tcW w:w="0" w:type="auto"/>
            <w:tcBorders>
              <w:right w:val="single" w:sz="4" w:space="0" w:color="auto"/>
            </w:tcBorders>
          </w:tcPr>
          <w:p w14:paraId="5155672D" w14:textId="77777777" w:rsidR="008876B9" w:rsidRPr="000D0C0A" w:rsidRDefault="008876B9" w:rsidP="00AC3BCA">
            <w:pPr>
              <w:pStyle w:val="NoSpacing"/>
              <w:ind w:firstLine="0"/>
              <w:rPr>
                <w:sz w:val="20"/>
                <w:lang w:val="en-GB"/>
              </w:rPr>
            </w:pPr>
            <w:r w:rsidRPr="000D0C0A">
              <w:rPr>
                <w:sz w:val="20"/>
                <w:lang w:val="en-GB"/>
              </w:rPr>
              <w:t>1.54GB</w:t>
            </w:r>
          </w:p>
        </w:tc>
        <w:tc>
          <w:tcPr>
            <w:tcW w:w="0" w:type="auto"/>
            <w:tcBorders>
              <w:left w:val="single" w:sz="4" w:space="0" w:color="auto"/>
            </w:tcBorders>
          </w:tcPr>
          <w:p w14:paraId="54640FB3" w14:textId="77777777" w:rsidR="008876B9" w:rsidRPr="000D0C0A" w:rsidRDefault="008876B9" w:rsidP="00AC3BCA">
            <w:pPr>
              <w:pStyle w:val="NoSpacing"/>
              <w:ind w:firstLine="0"/>
              <w:jc w:val="center"/>
              <w:rPr>
                <w:sz w:val="20"/>
                <w:lang w:val="en-GB"/>
              </w:rPr>
            </w:pPr>
            <w:r>
              <w:rPr>
                <w:sz w:val="20"/>
                <w:lang w:val="en-GB"/>
              </w:rPr>
              <w:t>40%</w:t>
            </w:r>
          </w:p>
        </w:tc>
        <w:tc>
          <w:tcPr>
            <w:tcW w:w="0" w:type="auto"/>
          </w:tcPr>
          <w:p w14:paraId="1DBB2484" w14:textId="77777777" w:rsidR="008876B9" w:rsidRPr="000D0C0A" w:rsidRDefault="008876B9" w:rsidP="00AC3BCA">
            <w:pPr>
              <w:pStyle w:val="NoSpacing"/>
              <w:ind w:firstLine="0"/>
              <w:jc w:val="center"/>
              <w:rPr>
                <w:sz w:val="20"/>
                <w:lang w:val="en-GB"/>
              </w:rPr>
            </w:pPr>
            <w:r>
              <w:rPr>
                <w:sz w:val="20"/>
                <w:lang w:val="en-GB"/>
              </w:rPr>
              <w:t>15%</w:t>
            </w:r>
          </w:p>
        </w:tc>
        <w:tc>
          <w:tcPr>
            <w:tcW w:w="0" w:type="auto"/>
            <w:tcBorders>
              <w:right w:val="single" w:sz="4" w:space="0" w:color="auto"/>
            </w:tcBorders>
          </w:tcPr>
          <w:p w14:paraId="2F74914E" w14:textId="77777777" w:rsidR="008876B9" w:rsidRPr="000D0C0A" w:rsidRDefault="008876B9" w:rsidP="00AC3BCA">
            <w:pPr>
              <w:pStyle w:val="NoSpacing"/>
              <w:ind w:firstLine="0"/>
              <w:jc w:val="center"/>
              <w:rPr>
                <w:sz w:val="20"/>
                <w:lang w:val="en-GB"/>
              </w:rPr>
            </w:pPr>
            <w:r>
              <w:rPr>
                <w:sz w:val="20"/>
                <w:lang w:val="en-GB"/>
              </w:rPr>
              <w:t>44%</w:t>
            </w:r>
          </w:p>
        </w:tc>
        <w:tc>
          <w:tcPr>
            <w:tcW w:w="0" w:type="auto"/>
            <w:tcBorders>
              <w:left w:val="single" w:sz="4" w:space="0" w:color="auto"/>
            </w:tcBorders>
          </w:tcPr>
          <w:p w14:paraId="25F71D67" w14:textId="77777777" w:rsidR="008876B9" w:rsidRPr="000D0C0A" w:rsidRDefault="008876B9" w:rsidP="00AC3BCA">
            <w:pPr>
              <w:pStyle w:val="NoSpacing"/>
              <w:ind w:firstLine="0"/>
              <w:jc w:val="center"/>
              <w:rPr>
                <w:sz w:val="20"/>
                <w:lang w:val="en-GB"/>
              </w:rPr>
            </w:pPr>
            <w:r>
              <w:rPr>
                <w:sz w:val="20"/>
                <w:lang w:val="en-GB"/>
              </w:rPr>
              <w:t>47%</w:t>
            </w:r>
          </w:p>
        </w:tc>
        <w:tc>
          <w:tcPr>
            <w:tcW w:w="0" w:type="auto"/>
          </w:tcPr>
          <w:p w14:paraId="142FB783" w14:textId="77777777" w:rsidR="008876B9" w:rsidRPr="000D0C0A" w:rsidRDefault="008876B9" w:rsidP="00AC3BCA">
            <w:pPr>
              <w:pStyle w:val="NoSpacing"/>
              <w:ind w:firstLine="0"/>
              <w:jc w:val="center"/>
              <w:rPr>
                <w:sz w:val="20"/>
                <w:lang w:val="en-GB"/>
              </w:rPr>
            </w:pPr>
            <w:r>
              <w:rPr>
                <w:sz w:val="20"/>
                <w:lang w:val="en-GB"/>
              </w:rPr>
              <w:t>0%</w:t>
            </w:r>
          </w:p>
        </w:tc>
        <w:tc>
          <w:tcPr>
            <w:tcW w:w="0" w:type="auto"/>
            <w:tcBorders>
              <w:right w:val="single" w:sz="4" w:space="0" w:color="auto"/>
            </w:tcBorders>
          </w:tcPr>
          <w:p w14:paraId="059FCDD2" w14:textId="77777777" w:rsidR="008876B9" w:rsidRPr="000D0C0A" w:rsidRDefault="008876B9" w:rsidP="00AC3BCA">
            <w:pPr>
              <w:pStyle w:val="NoSpacing"/>
              <w:ind w:firstLine="0"/>
              <w:jc w:val="center"/>
              <w:rPr>
                <w:sz w:val="20"/>
                <w:lang w:val="en-GB"/>
              </w:rPr>
            </w:pPr>
            <w:r>
              <w:rPr>
                <w:sz w:val="20"/>
                <w:lang w:val="en-GB"/>
              </w:rPr>
              <w:t>52%</w:t>
            </w:r>
          </w:p>
        </w:tc>
        <w:tc>
          <w:tcPr>
            <w:tcW w:w="0" w:type="auto"/>
            <w:tcBorders>
              <w:left w:val="single" w:sz="4" w:space="0" w:color="auto"/>
              <w:right w:val="nil"/>
            </w:tcBorders>
          </w:tcPr>
          <w:p w14:paraId="5EA7B1BA" w14:textId="77777777" w:rsidR="008876B9" w:rsidRDefault="005857E7" w:rsidP="003C6C54">
            <w:pPr>
              <w:pStyle w:val="NoSpacing"/>
              <w:ind w:firstLine="0"/>
              <w:jc w:val="right"/>
              <w:rPr>
                <w:sz w:val="20"/>
                <w:lang w:val="en-GB"/>
              </w:rPr>
            </w:pPr>
            <w:r>
              <w:rPr>
                <w:sz w:val="20"/>
                <w:lang w:val="en-GB"/>
              </w:rPr>
              <w:t>0.0307</w:t>
            </w:r>
            <w:r w:rsidR="008D7CF1">
              <w:rPr>
                <w:sz w:val="20"/>
                <w:lang w:val="en-GB"/>
              </w:rPr>
              <w:t xml:space="preserve"> dB</w:t>
            </w:r>
          </w:p>
        </w:tc>
        <w:tc>
          <w:tcPr>
            <w:tcW w:w="0" w:type="auto"/>
            <w:tcBorders>
              <w:top w:val="nil"/>
              <w:left w:val="nil"/>
              <w:bottom w:val="nil"/>
              <w:right w:val="single" w:sz="4" w:space="0" w:color="auto"/>
            </w:tcBorders>
          </w:tcPr>
          <w:p w14:paraId="625A0E80" w14:textId="77777777" w:rsidR="008876B9" w:rsidRDefault="005857E7" w:rsidP="003C6C54">
            <w:pPr>
              <w:pStyle w:val="NoSpacing"/>
              <w:ind w:firstLine="0"/>
              <w:jc w:val="right"/>
              <w:rPr>
                <w:sz w:val="20"/>
                <w:lang w:val="en-GB"/>
              </w:rPr>
            </w:pPr>
            <w:r>
              <w:rPr>
                <w:sz w:val="20"/>
                <w:lang w:val="en-GB"/>
              </w:rPr>
              <w:t>0.8156</w:t>
            </w:r>
            <w:r w:rsidR="008D7CF1">
              <w:rPr>
                <w:sz w:val="20"/>
                <w:lang w:val="en-GB"/>
              </w:rPr>
              <w:t xml:space="preserve"> dB</w:t>
            </w:r>
          </w:p>
        </w:tc>
        <w:tc>
          <w:tcPr>
            <w:tcW w:w="0" w:type="auto"/>
            <w:tcBorders>
              <w:left w:val="single" w:sz="4" w:space="0" w:color="auto"/>
              <w:right w:val="nil"/>
            </w:tcBorders>
          </w:tcPr>
          <w:p w14:paraId="33EB2DDA" w14:textId="77777777" w:rsidR="008876B9" w:rsidRDefault="005857E7" w:rsidP="003C6C54">
            <w:pPr>
              <w:pStyle w:val="NoSpacing"/>
              <w:ind w:firstLine="0"/>
              <w:jc w:val="right"/>
              <w:rPr>
                <w:sz w:val="20"/>
                <w:lang w:val="en-GB"/>
              </w:rPr>
            </w:pPr>
            <w:r>
              <w:rPr>
                <w:sz w:val="20"/>
                <w:lang w:val="en-GB"/>
              </w:rPr>
              <w:t>1.1796</w:t>
            </w:r>
            <w:r w:rsidR="008D7CF1">
              <w:rPr>
                <w:sz w:val="20"/>
                <w:lang w:val="en-GB"/>
              </w:rPr>
              <w:t xml:space="preserve"> dB</w:t>
            </w:r>
          </w:p>
        </w:tc>
        <w:tc>
          <w:tcPr>
            <w:tcW w:w="0" w:type="auto"/>
            <w:tcBorders>
              <w:top w:val="nil"/>
              <w:left w:val="nil"/>
              <w:bottom w:val="nil"/>
            </w:tcBorders>
          </w:tcPr>
          <w:p w14:paraId="604AC681" w14:textId="77777777" w:rsidR="008876B9" w:rsidRDefault="005857E7" w:rsidP="003C6C54">
            <w:pPr>
              <w:pStyle w:val="NoSpacing"/>
              <w:ind w:firstLine="0"/>
              <w:jc w:val="right"/>
              <w:rPr>
                <w:sz w:val="20"/>
                <w:lang w:val="en-GB"/>
              </w:rPr>
            </w:pPr>
            <w:r>
              <w:rPr>
                <w:sz w:val="20"/>
                <w:lang w:val="en-GB"/>
              </w:rPr>
              <w:t>4.5603</w:t>
            </w:r>
            <w:r w:rsidR="008D7CF1">
              <w:rPr>
                <w:sz w:val="20"/>
                <w:lang w:val="en-GB"/>
              </w:rPr>
              <w:t xml:space="preserve"> dB</w:t>
            </w:r>
          </w:p>
        </w:tc>
      </w:tr>
      <w:tr w:rsidR="00A512AE" w:rsidRPr="000D0C0A" w14:paraId="35E44BAB" w14:textId="77777777" w:rsidTr="00A512AE">
        <w:trPr>
          <w:trHeight w:val="111"/>
          <w:jc w:val="center"/>
        </w:trPr>
        <w:tc>
          <w:tcPr>
            <w:tcW w:w="0" w:type="auto"/>
            <w:tcBorders>
              <w:bottom w:val="nil"/>
            </w:tcBorders>
          </w:tcPr>
          <w:p w14:paraId="49E2A546" w14:textId="77777777" w:rsidR="008876B9" w:rsidRPr="000D0C0A" w:rsidRDefault="008876B9" w:rsidP="00AC3BCA">
            <w:pPr>
              <w:pStyle w:val="NoSpacing"/>
              <w:ind w:firstLine="0"/>
              <w:rPr>
                <w:sz w:val="20"/>
                <w:lang w:val="en-GB"/>
              </w:rPr>
            </w:pPr>
            <w:r w:rsidRPr="000D0C0A">
              <w:rPr>
                <w:sz w:val="20"/>
                <w:lang w:val="en-GB"/>
              </w:rPr>
              <w:t>7</w:t>
            </w:r>
          </w:p>
        </w:tc>
        <w:tc>
          <w:tcPr>
            <w:tcW w:w="0" w:type="auto"/>
            <w:tcBorders>
              <w:bottom w:val="nil"/>
              <w:right w:val="single" w:sz="4" w:space="0" w:color="auto"/>
            </w:tcBorders>
          </w:tcPr>
          <w:p w14:paraId="16EB3A1C" w14:textId="77777777" w:rsidR="008876B9" w:rsidRPr="000D0C0A" w:rsidRDefault="008876B9" w:rsidP="00AC3BCA">
            <w:pPr>
              <w:pStyle w:val="NoSpacing"/>
              <w:ind w:firstLine="0"/>
              <w:rPr>
                <w:sz w:val="20"/>
                <w:lang w:val="en-GB"/>
              </w:rPr>
            </w:pPr>
            <w:r w:rsidRPr="000D0C0A">
              <w:rPr>
                <w:sz w:val="20"/>
                <w:lang w:val="en-GB"/>
              </w:rPr>
              <w:t>6.32GB</w:t>
            </w:r>
          </w:p>
        </w:tc>
        <w:tc>
          <w:tcPr>
            <w:tcW w:w="0" w:type="auto"/>
            <w:tcBorders>
              <w:left w:val="single" w:sz="4" w:space="0" w:color="auto"/>
            </w:tcBorders>
          </w:tcPr>
          <w:p w14:paraId="5921092E" w14:textId="77777777" w:rsidR="008876B9" w:rsidRPr="000D0C0A" w:rsidRDefault="008876B9" w:rsidP="00AC3BCA">
            <w:pPr>
              <w:pStyle w:val="NoSpacing"/>
              <w:ind w:firstLine="0"/>
              <w:jc w:val="center"/>
              <w:rPr>
                <w:sz w:val="20"/>
                <w:lang w:val="en-GB"/>
              </w:rPr>
            </w:pPr>
            <w:r>
              <w:rPr>
                <w:sz w:val="20"/>
                <w:lang w:val="en-GB"/>
              </w:rPr>
              <w:t>33%</w:t>
            </w:r>
          </w:p>
        </w:tc>
        <w:tc>
          <w:tcPr>
            <w:tcW w:w="0" w:type="auto"/>
          </w:tcPr>
          <w:p w14:paraId="636A0EB6" w14:textId="77777777" w:rsidR="008876B9" w:rsidRPr="000D0C0A" w:rsidRDefault="008876B9" w:rsidP="00AC3BCA">
            <w:pPr>
              <w:pStyle w:val="NoSpacing"/>
              <w:ind w:firstLine="0"/>
              <w:jc w:val="center"/>
              <w:rPr>
                <w:sz w:val="20"/>
                <w:lang w:val="en-GB"/>
              </w:rPr>
            </w:pPr>
            <w:r>
              <w:rPr>
                <w:sz w:val="20"/>
                <w:lang w:val="en-GB"/>
              </w:rPr>
              <w:t>35%</w:t>
            </w:r>
          </w:p>
        </w:tc>
        <w:tc>
          <w:tcPr>
            <w:tcW w:w="0" w:type="auto"/>
            <w:tcBorders>
              <w:right w:val="single" w:sz="4" w:space="0" w:color="auto"/>
            </w:tcBorders>
          </w:tcPr>
          <w:p w14:paraId="76C3569F" w14:textId="77777777" w:rsidR="008876B9" w:rsidRPr="000D0C0A" w:rsidRDefault="008876B9" w:rsidP="00AC3BCA">
            <w:pPr>
              <w:pStyle w:val="NoSpacing"/>
              <w:ind w:firstLine="0"/>
              <w:jc w:val="center"/>
              <w:rPr>
                <w:sz w:val="20"/>
                <w:lang w:val="en-GB"/>
              </w:rPr>
            </w:pPr>
            <w:r>
              <w:rPr>
                <w:sz w:val="20"/>
                <w:lang w:val="en-GB"/>
              </w:rPr>
              <w:t>32%</w:t>
            </w:r>
          </w:p>
        </w:tc>
        <w:tc>
          <w:tcPr>
            <w:tcW w:w="0" w:type="auto"/>
            <w:tcBorders>
              <w:left w:val="single" w:sz="4" w:space="0" w:color="auto"/>
            </w:tcBorders>
          </w:tcPr>
          <w:p w14:paraId="3EDF114A" w14:textId="77777777" w:rsidR="008876B9" w:rsidRPr="000D0C0A" w:rsidRDefault="008876B9" w:rsidP="00AC3BCA">
            <w:pPr>
              <w:pStyle w:val="NoSpacing"/>
              <w:ind w:firstLine="0"/>
              <w:jc w:val="center"/>
              <w:rPr>
                <w:sz w:val="20"/>
                <w:lang w:val="en-GB"/>
              </w:rPr>
            </w:pPr>
            <w:r>
              <w:rPr>
                <w:sz w:val="20"/>
                <w:lang w:val="en-GB"/>
              </w:rPr>
              <w:t>41%</w:t>
            </w:r>
          </w:p>
        </w:tc>
        <w:tc>
          <w:tcPr>
            <w:tcW w:w="0" w:type="auto"/>
          </w:tcPr>
          <w:p w14:paraId="0EA723B8" w14:textId="77777777" w:rsidR="008876B9" w:rsidRPr="000D0C0A" w:rsidRDefault="008876B9" w:rsidP="00AC3BCA">
            <w:pPr>
              <w:pStyle w:val="NoSpacing"/>
              <w:ind w:firstLine="0"/>
              <w:jc w:val="center"/>
              <w:rPr>
                <w:sz w:val="20"/>
                <w:lang w:val="en-GB"/>
              </w:rPr>
            </w:pPr>
            <w:r>
              <w:rPr>
                <w:sz w:val="20"/>
                <w:lang w:val="en-GB"/>
              </w:rPr>
              <w:t>0%</w:t>
            </w:r>
          </w:p>
        </w:tc>
        <w:tc>
          <w:tcPr>
            <w:tcW w:w="0" w:type="auto"/>
            <w:tcBorders>
              <w:right w:val="single" w:sz="4" w:space="0" w:color="auto"/>
            </w:tcBorders>
          </w:tcPr>
          <w:p w14:paraId="3D120989" w14:textId="77777777" w:rsidR="008876B9" w:rsidRPr="000D0C0A" w:rsidRDefault="008876B9" w:rsidP="00AC3BCA">
            <w:pPr>
              <w:pStyle w:val="NoSpacing"/>
              <w:ind w:firstLine="0"/>
              <w:jc w:val="center"/>
              <w:rPr>
                <w:sz w:val="20"/>
                <w:lang w:val="en-GB"/>
              </w:rPr>
            </w:pPr>
            <w:r>
              <w:rPr>
                <w:sz w:val="20"/>
                <w:lang w:val="en-GB"/>
              </w:rPr>
              <w:t>59%</w:t>
            </w:r>
          </w:p>
        </w:tc>
        <w:tc>
          <w:tcPr>
            <w:tcW w:w="0" w:type="auto"/>
            <w:tcBorders>
              <w:left w:val="single" w:sz="4" w:space="0" w:color="auto"/>
              <w:right w:val="nil"/>
            </w:tcBorders>
          </w:tcPr>
          <w:p w14:paraId="78048F61" w14:textId="77777777" w:rsidR="008876B9" w:rsidRDefault="008D7CF1" w:rsidP="003C6C54">
            <w:pPr>
              <w:pStyle w:val="NoSpacing"/>
              <w:ind w:firstLine="0"/>
              <w:jc w:val="right"/>
              <w:rPr>
                <w:sz w:val="20"/>
                <w:lang w:val="en-GB"/>
              </w:rPr>
            </w:pPr>
            <w:r>
              <w:rPr>
                <w:sz w:val="20"/>
                <w:lang w:val="en-GB"/>
              </w:rPr>
              <w:t>-0.01</w:t>
            </w:r>
            <w:r w:rsidR="005857E7">
              <w:rPr>
                <w:sz w:val="20"/>
                <w:lang w:val="en-GB"/>
              </w:rPr>
              <w:t>98</w:t>
            </w:r>
            <w:r>
              <w:rPr>
                <w:sz w:val="20"/>
                <w:lang w:val="en-GB"/>
              </w:rPr>
              <w:t xml:space="preserve"> dB</w:t>
            </w:r>
          </w:p>
        </w:tc>
        <w:tc>
          <w:tcPr>
            <w:tcW w:w="0" w:type="auto"/>
            <w:tcBorders>
              <w:top w:val="nil"/>
              <w:left w:val="nil"/>
              <w:bottom w:val="nil"/>
              <w:right w:val="single" w:sz="4" w:space="0" w:color="auto"/>
            </w:tcBorders>
          </w:tcPr>
          <w:p w14:paraId="61FD686F" w14:textId="77777777" w:rsidR="008876B9" w:rsidRDefault="005857E7" w:rsidP="003C6C54">
            <w:pPr>
              <w:pStyle w:val="NoSpacing"/>
              <w:ind w:firstLine="0"/>
              <w:jc w:val="right"/>
              <w:rPr>
                <w:sz w:val="20"/>
                <w:lang w:val="en-GB"/>
              </w:rPr>
            </w:pPr>
            <w:r>
              <w:rPr>
                <w:sz w:val="20"/>
                <w:lang w:val="en-GB"/>
              </w:rPr>
              <w:t>1.3605</w:t>
            </w:r>
            <w:r w:rsidR="008D7CF1">
              <w:rPr>
                <w:sz w:val="20"/>
                <w:lang w:val="en-GB"/>
              </w:rPr>
              <w:t xml:space="preserve"> dB</w:t>
            </w:r>
          </w:p>
        </w:tc>
        <w:tc>
          <w:tcPr>
            <w:tcW w:w="0" w:type="auto"/>
            <w:tcBorders>
              <w:left w:val="single" w:sz="4" w:space="0" w:color="auto"/>
              <w:right w:val="nil"/>
            </w:tcBorders>
          </w:tcPr>
          <w:p w14:paraId="519C4F40" w14:textId="77777777" w:rsidR="008876B9" w:rsidRDefault="008D7CF1" w:rsidP="003C6C54">
            <w:pPr>
              <w:pStyle w:val="NoSpacing"/>
              <w:ind w:firstLine="0"/>
              <w:jc w:val="right"/>
              <w:rPr>
                <w:sz w:val="20"/>
                <w:lang w:val="en-GB"/>
              </w:rPr>
            </w:pPr>
            <w:r>
              <w:rPr>
                <w:sz w:val="20"/>
                <w:lang w:val="en-GB"/>
              </w:rPr>
              <w:t>0.746</w:t>
            </w:r>
            <w:r w:rsidR="005857E7">
              <w:rPr>
                <w:sz w:val="20"/>
                <w:lang w:val="en-GB"/>
              </w:rPr>
              <w:t>6</w:t>
            </w:r>
            <w:r>
              <w:rPr>
                <w:sz w:val="20"/>
                <w:lang w:val="en-GB"/>
              </w:rPr>
              <w:t xml:space="preserve"> dB</w:t>
            </w:r>
          </w:p>
        </w:tc>
        <w:tc>
          <w:tcPr>
            <w:tcW w:w="0" w:type="auto"/>
            <w:tcBorders>
              <w:top w:val="nil"/>
              <w:left w:val="nil"/>
              <w:bottom w:val="nil"/>
            </w:tcBorders>
          </w:tcPr>
          <w:p w14:paraId="74993DC9" w14:textId="77777777" w:rsidR="008876B9" w:rsidRDefault="005857E7" w:rsidP="003C6C54">
            <w:pPr>
              <w:pStyle w:val="NoSpacing"/>
              <w:ind w:firstLine="0"/>
              <w:jc w:val="right"/>
              <w:rPr>
                <w:sz w:val="20"/>
                <w:lang w:val="en-GB"/>
              </w:rPr>
            </w:pPr>
            <w:r>
              <w:rPr>
                <w:sz w:val="20"/>
                <w:lang w:val="en-GB"/>
              </w:rPr>
              <w:t>3.3237</w:t>
            </w:r>
            <w:r w:rsidR="008D7CF1">
              <w:rPr>
                <w:sz w:val="20"/>
                <w:lang w:val="en-GB"/>
              </w:rPr>
              <w:t xml:space="preserve"> dB</w:t>
            </w:r>
          </w:p>
        </w:tc>
      </w:tr>
      <w:tr w:rsidR="007B6AC4" w:rsidRPr="000D0C0A" w14:paraId="223A5D06" w14:textId="77777777" w:rsidTr="008D5298">
        <w:trPr>
          <w:trHeight w:val="111"/>
          <w:jc w:val="center"/>
        </w:trPr>
        <w:tc>
          <w:tcPr>
            <w:tcW w:w="0" w:type="auto"/>
            <w:tcBorders>
              <w:top w:val="nil"/>
              <w:bottom w:val="double" w:sz="6" w:space="0" w:color="auto"/>
            </w:tcBorders>
          </w:tcPr>
          <w:p w14:paraId="2D134A8B" w14:textId="77777777" w:rsidR="007B6AC4" w:rsidRPr="000D0C0A" w:rsidRDefault="007B6AC4" w:rsidP="008D5298">
            <w:pPr>
              <w:pStyle w:val="NoSpacing"/>
              <w:ind w:firstLine="0"/>
              <w:rPr>
                <w:sz w:val="20"/>
                <w:lang w:val="en-GB"/>
              </w:rPr>
            </w:pPr>
            <w:r w:rsidRPr="000D0C0A">
              <w:rPr>
                <w:sz w:val="20"/>
                <w:lang w:val="en-GB"/>
              </w:rPr>
              <w:t>8</w:t>
            </w:r>
          </w:p>
        </w:tc>
        <w:tc>
          <w:tcPr>
            <w:tcW w:w="0" w:type="auto"/>
            <w:tcBorders>
              <w:top w:val="nil"/>
              <w:bottom w:val="double" w:sz="6" w:space="0" w:color="auto"/>
              <w:right w:val="single" w:sz="4" w:space="0" w:color="auto"/>
            </w:tcBorders>
          </w:tcPr>
          <w:p w14:paraId="581F86E5" w14:textId="77777777" w:rsidR="007B6AC4" w:rsidRPr="000D0C0A" w:rsidRDefault="007B6AC4" w:rsidP="008D5298">
            <w:pPr>
              <w:pStyle w:val="NoSpacing"/>
              <w:ind w:firstLine="0"/>
              <w:rPr>
                <w:sz w:val="20"/>
                <w:lang w:val="en-GB"/>
              </w:rPr>
            </w:pPr>
            <w:r w:rsidRPr="000D0C0A">
              <w:rPr>
                <w:sz w:val="20"/>
                <w:lang w:val="en-GB"/>
              </w:rPr>
              <w:t>10.52GB</w:t>
            </w:r>
          </w:p>
        </w:tc>
        <w:tc>
          <w:tcPr>
            <w:tcW w:w="0" w:type="auto"/>
            <w:tcBorders>
              <w:left w:val="single" w:sz="4" w:space="0" w:color="auto"/>
              <w:bottom w:val="double" w:sz="6" w:space="0" w:color="auto"/>
            </w:tcBorders>
          </w:tcPr>
          <w:p w14:paraId="4C86D535" w14:textId="77777777" w:rsidR="007B6AC4" w:rsidRPr="000D0C0A" w:rsidRDefault="007B6AC4" w:rsidP="008D5298">
            <w:pPr>
              <w:pStyle w:val="NoSpacing"/>
              <w:ind w:firstLine="0"/>
              <w:jc w:val="center"/>
              <w:rPr>
                <w:sz w:val="20"/>
                <w:lang w:val="en-GB"/>
              </w:rPr>
            </w:pPr>
            <w:r>
              <w:rPr>
                <w:sz w:val="20"/>
                <w:lang w:val="en-GB"/>
              </w:rPr>
              <w:t>34%</w:t>
            </w:r>
          </w:p>
        </w:tc>
        <w:tc>
          <w:tcPr>
            <w:tcW w:w="0" w:type="auto"/>
            <w:tcBorders>
              <w:bottom w:val="double" w:sz="6" w:space="0" w:color="auto"/>
            </w:tcBorders>
          </w:tcPr>
          <w:p w14:paraId="6BAE402C" w14:textId="77777777" w:rsidR="007B6AC4" w:rsidRPr="000D0C0A" w:rsidRDefault="007B6AC4" w:rsidP="008D5298">
            <w:pPr>
              <w:pStyle w:val="NoSpacing"/>
              <w:ind w:firstLine="0"/>
              <w:jc w:val="center"/>
              <w:rPr>
                <w:sz w:val="20"/>
                <w:lang w:val="en-GB"/>
              </w:rPr>
            </w:pPr>
            <w:r>
              <w:rPr>
                <w:sz w:val="20"/>
                <w:lang w:val="en-GB"/>
              </w:rPr>
              <w:t>38%</w:t>
            </w:r>
          </w:p>
        </w:tc>
        <w:tc>
          <w:tcPr>
            <w:tcW w:w="0" w:type="auto"/>
            <w:tcBorders>
              <w:bottom w:val="double" w:sz="6" w:space="0" w:color="auto"/>
              <w:right w:val="single" w:sz="4" w:space="0" w:color="auto"/>
            </w:tcBorders>
          </w:tcPr>
          <w:p w14:paraId="16E0C3BC" w14:textId="77777777" w:rsidR="007B6AC4" w:rsidRPr="000D0C0A" w:rsidRDefault="007B6AC4" w:rsidP="008D5298">
            <w:pPr>
              <w:pStyle w:val="NoSpacing"/>
              <w:ind w:firstLine="0"/>
              <w:jc w:val="center"/>
              <w:rPr>
                <w:sz w:val="20"/>
                <w:lang w:val="en-GB"/>
              </w:rPr>
            </w:pPr>
            <w:r>
              <w:rPr>
                <w:sz w:val="20"/>
                <w:lang w:val="en-GB"/>
              </w:rPr>
              <w:t>28%</w:t>
            </w:r>
          </w:p>
        </w:tc>
        <w:tc>
          <w:tcPr>
            <w:tcW w:w="0" w:type="auto"/>
            <w:tcBorders>
              <w:left w:val="single" w:sz="4" w:space="0" w:color="auto"/>
              <w:bottom w:val="double" w:sz="6" w:space="0" w:color="auto"/>
            </w:tcBorders>
          </w:tcPr>
          <w:p w14:paraId="47C1BE91" w14:textId="77777777" w:rsidR="007B6AC4" w:rsidRPr="000D0C0A" w:rsidRDefault="007B6AC4" w:rsidP="008D5298">
            <w:pPr>
              <w:pStyle w:val="NoSpacing"/>
              <w:ind w:firstLine="0"/>
              <w:jc w:val="center"/>
              <w:rPr>
                <w:sz w:val="20"/>
                <w:lang w:val="en-GB"/>
              </w:rPr>
            </w:pPr>
            <w:r>
              <w:rPr>
                <w:sz w:val="20"/>
                <w:lang w:val="en-GB"/>
              </w:rPr>
              <w:t>44%</w:t>
            </w:r>
          </w:p>
        </w:tc>
        <w:tc>
          <w:tcPr>
            <w:tcW w:w="0" w:type="auto"/>
            <w:tcBorders>
              <w:bottom w:val="double" w:sz="6" w:space="0" w:color="auto"/>
            </w:tcBorders>
          </w:tcPr>
          <w:p w14:paraId="6EB88E26" w14:textId="77777777" w:rsidR="007B6AC4" w:rsidRPr="000D0C0A" w:rsidRDefault="007B6AC4" w:rsidP="008D5298">
            <w:pPr>
              <w:pStyle w:val="NoSpacing"/>
              <w:ind w:firstLine="0"/>
              <w:jc w:val="center"/>
              <w:rPr>
                <w:sz w:val="20"/>
                <w:lang w:val="en-GB"/>
              </w:rPr>
            </w:pPr>
            <w:r>
              <w:rPr>
                <w:sz w:val="20"/>
                <w:lang w:val="en-GB"/>
              </w:rPr>
              <w:t>0%</w:t>
            </w:r>
          </w:p>
        </w:tc>
        <w:tc>
          <w:tcPr>
            <w:tcW w:w="0" w:type="auto"/>
            <w:tcBorders>
              <w:bottom w:val="double" w:sz="6" w:space="0" w:color="auto"/>
              <w:right w:val="single" w:sz="4" w:space="0" w:color="auto"/>
            </w:tcBorders>
          </w:tcPr>
          <w:p w14:paraId="393240F7" w14:textId="77777777" w:rsidR="007B6AC4" w:rsidRPr="000D0C0A" w:rsidRDefault="007B6AC4" w:rsidP="008D5298">
            <w:pPr>
              <w:pStyle w:val="NoSpacing"/>
              <w:ind w:firstLine="0"/>
              <w:jc w:val="center"/>
              <w:rPr>
                <w:sz w:val="20"/>
                <w:lang w:val="en-GB"/>
              </w:rPr>
            </w:pPr>
            <w:r>
              <w:rPr>
                <w:sz w:val="20"/>
                <w:lang w:val="en-GB"/>
              </w:rPr>
              <w:t>56%</w:t>
            </w:r>
          </w:p>
        </w:tc>
        <w:tc>
          <w:tcPr>
            <w:tcW w:w="0" w:type="auto"/>
            <w:tcBorders>
              <w:left w:val="single" w:sz="4" w:space="0" w:color="auto"/>
              <w:bottom w:val="double" w:sz="6" w:space="0" w:color="auto"/>
              <w:right w:val="nil"/>
            </w:tcBorders>
          </w:tcPr>
          <w:p w14:paraId="57F312A1" w14:textId="77777777" w:rsidR="007B6AC4" w:rsidRDefault="007B6AC4" w:rsidP="008D5298">
            <w:pPr>
              <w:pStyle w:val="NoSpacing"/>
              <w:ind w:firstLine="0"/>
              <w:jc w:val="right"/>
              <w:rPr>
                <w:sz w:val="20"/>
                <w:lang w:val="en-GB"/>
              </w:rPr>
            </w:pPr>
            <w:r>
              <w:rPr>
                <w:sz w:val="20"/>
                <w:lang w:val="en-GB"/>
              </w:rPr>
              <w:t>-0.0185 dB</w:t>
            </w:r>
          </w:p>
        </w:tc>
        <w:tc>
          <w:tcPr>
            <w:tcW w:w="0" w:type="auto"/>
            <w:tcBorders>
              <w:top w:val="nil"/>
              <w:left w:val="nil"/>
              <w:bottom w:val="double" w:sz="6" w:space="0" w:color="auto"/>
              <w:right w:val="single" w:sz="4" w:space="0" w:color="auto"/>
            </w:tcBorders>
          </w:tcPr>
          <w:p w14:paraId="231E8E98" w14:textId="77777777" w:rsidR="007B6AC4" w:rsidRDefault="007B6AC4" w:rsidP="008D5298">
            <w:pPr>
              <w:pStyle w:val="NoSpacing"/>
              <w:ind w:firstLine="0"/>
              <w:jc w:val="right"/>
              <w:rPr>
                <w:sz w:val="20"/>
                <w:lang w:val="en-GB"/>
              </w:rPr>
            </w:pPr>
            <w:r>
              <w:rPr>
                <w:sz w:val="20"/>
                <w:lang w:val="en-GB"/>
              </w:rPr>
              <w:t>0.2992 dB</w:t>
            </w:r>
          </w:p>
        </w:tc>
        <w:tc>
          <w:tcPr>
            <w:tcW w:w="0" w:type="auto"/>
            <w:tcBorders>
              <w:left w:val="single" w:sz="4" w:space="0" w:color="auto"/>
              <w:bottom w:val="double" w:sz="6" w:space="0" w:color="auto"/>
              <w:right w:val="nil"/>
            </w:tcBorders>
          </w:tcPr>
          <w:p w14:paraId="66512A78" w14:textId="77777777" w:rsidR="007B6AC4" w:rsidRDefault="007B6AC4" w:rsidP="008D5298">
            <w:pPr>
              <w:pStyle w:val="NoSpacing"/>
              <w:ind w:firstLine="0"/>
              <w:jc w:val="right"/>
              <w:rPr>
                <w:sz w:val="20"/>
                <w:lang w:val="en-GB"/>
              </w:rPr>
            </w:pPr>
            <w:r>
              <w:rPr>
                <w:sz w:val="20"/>
                <w:lang w:val="en-GB"/>
              </w:rPr>
              <w:t>0.0385 dB</w:t>
            </w:r>
          </w:p>
        </w:tc>
        <w:tc>
          <w:tcPr>
            <w:tcW w:w="0" w:type="auto"/>
            <w:tcBorders>
              <w:top w:val="nil"/>
              <w:left w:val="nil"/>
              <w:bottom w:val="double" w:sz="6" w:space="0" w:color="auto"/>
            </w:tcBorders>
          </w:tcPr>
          <w:p w14:paraId="52D721D9" w14:textId="77777777" w:rsidR="007B6AC4" w:rsidRDefault="007B6AC4" w:rsidP="008D5298">
            <w:pPr>
              <w:pStyle w:val="NoSpacing"/>
              <w:ind w:firstLine="0"/>
              <w:jc w:val="right"/>
              <w:rPr>
                <w:sz w:val="20"/>
                <w:lang w:val="en-GB"/>
              </w:rPr>
            </w:pPr>
            <w:r>
              <w:rPr>
                <w:sz w:val="20"/>
                <w:lang w:val="en-GB"/>
              </w:rPr>
              <w:t>1.9680 dB</w:t>
            </w:r>
          </w:p>
        </w:tc>
      </w:tr>
      <w:tr w:rsidR="008333D5" w:rsidRPr="000D0C0A" w14:paraId="2D522A12" w14:textId="77777777" w:rsidTr="008D5298">
        <w:trPr>
          <w:trHeight w:val="111"/>
          <w:jc w:val="center"/>
        </w:trPr>
        <w:tc>
          <w:tcPr>
            <w:tcW w:w="0" w:type="auto"/>
            <w:gridSpan w:val="8"/>
            <w:tcBorders>
              <w:top w:val="nil"/>
              <w:bottom w:val="double" w:sz="6" w:space="0" w:color="auto"/>
              <w:right w:val="single" w:sz="4" w:space="0" w:color="auto"/>
            </w:tcBorders>
          </w:tcPr>
          <w:p w14:paraId="28112736" w14:textId="0F81E5CF" w:rsidR="008333D5" w:rsidRPr="000D0C0A" w:rsidRDefault="008333D5" w:rsidP="000727CD">
            <w:pPr>
              <w:pStyle w:val="NoSpacing"/>
              <w:ind w:firstLine="0"/>
              <w:jc w:val="right"/>
              <w:rPr>
                <w:sz w:val="20"/>
                <w:lang w:val="en-GB"/>
              </w:rPr>
            </w:pPr>
            <w:r>
              <w:rPr>
                <w:sz w:val="20"/>
                <w:lang w:val="en-GB"/>
              </w:rPr>
              <w:t>Mean Values:</w:t>
            </w:r>
          </w:p>
        </w:tc>
        <w:tc>
          <w:tcPr>
            <w:tcW w:w="0" w:type="auto"/>
            <w:tcBorders>
              <w:left w:val="single" w:sz="4" w:space="0" w:color="auto"/>
              <w:bottom w:val="double" w:sz="6" w:space="0" w:color="auto"/>
              <w:right w:val="nil"/>
            </w:tcBorders>
            <w:vAlign w:val="bottom"/>
          </w:tcPr>
          <w:p w14:paraId="351A023B" w14:textId="795422B0" w:rsidR="008333D5" w:rsidRDefault="008333D5" w:rsidP="007B6AC4">
            <w:pPr>
              <w:pStyle w:val="NoSpacing"/>
              <w:ind w:firstLine="0"/>
              <w:jc w:val="right"/>
              <w:rPr>
                <w:sz w:val="20"/>
                <w:lang w:val="en-GB"/>
              </w:rPr>
            </w:pPr>
            <w:r w:rsidRPr="008333D5">
              <w:rPr>
                <w:sz w:val="20"/>
                <w:lang w:val="en-GB"/>
              </w:rPr>
              <w:t>0.1121</w:t>
            </w:r>
            <w:r>
              <w:rPr>
                <w:sz w:val="20"/>
                <w:lang w:val="en-GB"/>
              </w:rPr>
              <w:t xml:space="preserve"> dB</w:t>
            </w:r>
          </w:p>
        </w:tc>
        <w:tc>
          <w:tcPr>
            <w:tcW w:w="0" w:type="auto"/>
            <w:tcBorders>
              <w:top w:val="nil"/>
              <w:left w:val="nil"/>
              <w:bottom w:val="double" w:sz="6" w:space="0" w:color="auto"/>
              <w:right w:val="single" w:sz="4" w:space="0" w:color="auto"/>
            </w:tcBorders>
            <w:vAlign w:val="bottom"/>
          </w:tcPr>
          <w:p w14:paraId="41D47371" w14:textId="0C47C598" w:rsidR="008333D5" w:rsidRDefault="008333D5" w:rsidP="003C6C54">
            <w:pPr>
              <w:pStyle w:val="NoSpacing"/>
              <w:ind w:firstLine="0"/>
              <w:jc w:val="right"/>
              <w:rPr>
                <w:sz w:val="20"/>
                <w:lang w:val="en-GB"/>
              </w:rPr>
            </w:pPr>
            <w:r w:rsidRPr="008333D5">
              <w:rPr>
                <w:sz w:val="20"/>
                <w:lang w:val="en-GB"/>
              </w:rPr>
              <w:t>0.5935</w:t>
            </w:r>
            <w:r>
              <w:rPr>
                <w:sz w:val="20"/>
                <w:lang w:val="en-GB"/>
              </w:rPr>
              <w:t xml:space="preserve"> dB</w:t>
            </w:r>
          </w:p>
        </w:tc>
        <w:tc>
          <w:tcPr>
            <w:tcW w:w="0" w:type="auto"/>
            <w:tcBorders>
              <w:left w:val="single" w:sz="4" w:space="0" w:color="auto"/>
              <w:bottom w:val="double" w:sz="6" w:space="0" w:color="auto"/>
              <w:right w:val="nil"/>
            </w:tcBorders>
            <w:vAlign w:val="bottom"/>
          </w:tcPr>
          <w:p w14:paraId="0E5D8002" w14:textId="38740986" w:rsidR="008333D5" w:rsidRDefault="008333D5" w:rsidP="003C6C54">
            <w:pPr>
              <w:pStyle w:val="NoSpacing"/>
              <w:ind w:firstLine="0"/>
              <w:jc w:val="right"/>
              <w:rPr>
                <w:sz w:val="20"/>
                <w:lang w:val="en-GB"/>
              </w:rPr>
            </w:pPr>
            <w:r w:rsidRPr="008333D5">
              <w:rPr>
                <w:sz w:val="20"/>
                <w:lang w:val="en-GB"/>
              </w:rPr>
              <w:t>0.3046</w:t>
            </w:r>
            <w:r>
              <w:rPr>
                <w:sz w:val="20"/>
                <w:lang w:val="en-GB"/>
              </w:rPr>
              <w:t xml:space="preserve"> dB</w:t>
            </w:r>
          </w:p>
        </w:tc>
        <w:tc>
          <w:tcPr>
            <w:tcW w:w="0" w:type="auto"/>
            <w:tcBorders>
              <w:top w:val="nil"/>
              <w:left w:val="nil"/>
              <w:bottom w:val="double" w:sz="6" w:space="0" w:color="auto"/>
            </w:tcBorders>
            <w:vAlign w:val="bottom"/>
          </w:tcPr>
          <w:p w14:paraId="34048AEB" w14:textId="569E2116" w:rsidR="008333D5" w:rsidRDefault="008333D5" w:rsidP="003C6C54">
            <w:pPr>
              <w:pStyle w:val="NoSpacing"/>
              <w:ind w:firstLine="0"/>
              <w:jc w:val="right"/>
              <w:rPr>
                <w:sz w:val="20"/>
                <w:lang w:val="en-GB"/>
              </w:rPr>
            </w:pPr>
            <w:r w:rsidRPr="008333D5">
              <w:rPr>
                <w:sz w:val="20"/>
                <w:lang w:val="en-GB"/>
              </w:rPr>
              <w:t>2.0900</w:t>
            </w:r>
            <w:r>
              <w:rPr>
                <w:sz w:val="20"/>
                <w:lang w:val="en-GB"/>
              </w:rPr>
              <w:t xml:space="preserve"> dB</w:t>
            </w:r>
          </w:p>
        </w:tc>
      </w:tr>
    </w:tbl>
    <w:p w14:paraId="603C6CEC" w14:textId="749CED01" w:rsidR="008C68DD" w:rsidRDefault="00EB6236" w:rsidP="00416B6F">
      <w:pPr>
        <w:spacing w:before="120"/>
      </w:pPr>
      <w:r>
        <w:t>When the encoder is using CRF, it is clear that the average quality produced is not affected greatly by</w:t>
      </w:r>
      <w:r w:rsidR="00416B6F">
        <w:t xml:space="preserve"> our method of</w:t>
      </w:r>
      <w:r>
        <w:t xml:space="preserve"> ‘chunking’ the input.</w:t>
      </w:r>
      <w:r w:rsidR="008425E1">
        <w:t xml:space="preserve"> The average PSNR difference in all but one of the files </w:t>
      </w:r>
      <w:r w:rsidR="004B49F1">
        <w:t xml:space="preserve">is </w:t>
      </w:r>
      <w:r w:rsidR="008425E1">
        <w:t>le</w:t>
      </w:r>
      <w:r w:rsidR="00670D42">
        <w:t>ss than 0.05</w:t>
      </w:r>
      <w:r w:rsidR="008425E1">
        <w:t xml:space="preserve"> </w:t>
      </w:r>
      <w:proofErr w:type="spellStart"/>
      <w:r w:rsidR="008425E1">
        <w:t>dB.</w:t>
      </w:r>
      <w:proofErr w:type="spellEnd"/>
      <w:r w:rsidR="008425E1">
        <w:t xml:space="preserve"> </w:t>
      </w:r>
      <w:r w:rsidR="00105743">
        <w:t>I</w:t>
      </w:r>
      <w:r w:rsidR="004D63BA">
        <w:t xml:space="preserve">n some examples (especially </w:t>
      </w:r>
      <w:r w:rsidR="00105743">
        <w:t>File 2) the average quality</w:t>
      </w:r>
      <w:r w:rsidR="004D63BA">
        <w:t xml:space="preserve"> is</w:t>
      </w:r>
      <w:r w:rsidR="00105743">
        <w:t xml:space="preserve"> greater than that of the sequential transcoder</w:t>
      </w:r>
      <w:r w:rsidR="00F315A9">
        <w:t xml:space="preserve"> for CRF</w:t>
      </w:r>
      <w:r w:rsidR="00105743">
        <w:t xml:space="preserve">. </w:t>
      </w:r>
      <w:r>
        <w:t>It should be noted however, that the differences in PSNR for CRF occurred largely around the chunk boundaries</w:t>
      </w:r>
      <w:r w:rsidR="004039BC">
        <w:t xml:space="preserve">. </w:t>
      </w:r>
      <w:r w:rsidR="00235C54">
        <w:t>In all of the CRF tests a sizable percentage of the frames had identical quality to that of the reference</w:t>
      </w:r>
      <w:r w:rsidR="00A35485">
        <w:t xml:space="preserve"> trans</w:t>
      </w:r>
      <w:r w:rsidR="00235C54">
        <w:t>coder.</w:t>
      </w:r>
      <w:r w:rsidR="0027496B">
        <w:t xml:space="preserve"> The standard deviation of the PSNR differences for CRF was low, indicat</w:t>
      </w:r>
      <w:r w:rsidR="00E10E62">
        <w:t>ing</w:t>
      </w:r>
      <w:r w:rsidR="0027496B">
        <w:t xml:space="preserve"> that most of the differences wer</w:t>
      </w:r>
      <w:r w:rsidR="005C5B95">
        <w:t xml:space="preserve">e close to the mean and a low number of </w:t>
      </w:r>
      <w:r w:rsidR="0027496B">
        <w:t xml:space="preserve">frames had a greatly improved or degraded quality. </w:t>
      </w:r>
    </w:p>
    <w:p w14:paraId="7936DE2F" w14:textId="6DAC8CF1" w:rsidR="003239E0" w:rsidRDefault="008333D5" w:rsidP="008D5298">
      <w:r>
        <w:rPr>
          <w:noProof/>
          <w:lang w:val="en-US" w:eastAsia="en-US"/>
        </w:rPr>
        <mc:AlternateContent>
          <mc:Choice Requires="wpg">
            <w:drawing>
              <wp:anchor distT="0" distB="0" distL="114300" distR="114300" simplePos="0" relativeHeight="251676672" behindDoc="0" locked="0" layoutInCell="1" allowOverlap="1" wp14:anchorId="495142C5" wp14:editId="12642B38">
                <wp:simplePos x="0" y="0"/>
                <wp:positionH relativeFrom="column">
                  <wp:posOffset>-184150</wp:posOffset>
                </wp:positionH>
                <wp:positionV relativeFrom="paragraph">
                  <wp:posOffset>1087755</wp:posOffset>
                </wp:positionV>
                <wp:extent cx="6217920" cy="2908300"/>
                <wp:effectExtent l="0" t="0" r="5080" b="12700"/>
                <wp:wrapSquare wrapText="bothSides"/>
                <wp:docPr id="9" name="Group 9"/>
                <wp:cNvGraphicFramePr/>
                <a:graphic xmlns:a="http://schemas.openxmlformats.org/drawingml/2006/main">
                  <a:graphicData uri="http://schemas.microsoft.com/office/word/2010/wordprocessingGroup">
                    <wpg:wgp>
                      <wpg:cNvGrpSpPr/>
                      <wpg:grpSpPr>
                        <a:xfrm>
                          <a:off x="0" y="0"/>
                          <a:ext cx="6217920" cy="2908300"/>
                          <a:chOff x="18611" y="6351"/>
                          <a:chExt cx="6798388" cy="3198847"/>
                        </a:xfrm>
                      </wpg:grpSpPr>
                      <pic:pic xmlns:pic="http://schemas.openxmlformats.org/drawingml/2006/picture">
                        <pic:nvPicPr>
                          <pic:cNvPr id="4" name="Picture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bwMode="auto">
                          <a:xfrm>
                            <a:off x="18611" y="6351"/>
                            <a:ext cx="6798388" cy="2945527"/>
                          </a:xfrm>
                          <a:prstGeom prst="rect">
                            <a:avLst/>
                          </a:prstGeom>
                          <a:noFill/>
                          <a:ln>
                            <a:noFill/>
                          </a:ln>
                        </pic:spPr>
                      </pic:pic>
                      <wps:wsp>
                        <wps:cNvPr id="1" name="Text Box 1"/>
                        <wps:cNvSpPr txBox="1"/>
                        <wps:spPr>
                          <a:xfrm>
                            <a:off x="285515" y="2918477"/>
                            <a:ext cx="6394423" cy="28672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F1FCF2" w14:textId="77777777" w:rsidR="00766A8B" w:rsidRPr="00252F00" w:rsidRDefault="00766A8B" w:rsidP="001D5E1B">
                              <w:pPr>
                                <w:ind w:firstLine="0"/>
                                <w:jc w:val="center"/>
                                <w:rPr>
                                  <w:sz w:val="20"/>
                                </w:rPr>
                              </w:pPr>
                              <w:r>
                                <w:rPr>
                                  <w:b/>
                                  <w:sz w:val="20"/>
                                </w:rPr>
                                <w:t>Figure 11</w:t>
                              </w:r>
                              <w:r w:rsidRPr="004E4126">
                                <w:rPr>
                                  <w:b/>
                                  <w:sz w:val="20"/>
                                </w:rPr>
                                <w:t xml:space="preserve">. </w:t>
                              </w:r>
                              <w:r>
                                <w:rPr>
                                  <w:sz w:val="20"/>
                                </w:rPr>
                                <w:t>PSNR difference over</w:t>
                              </w:r>
                              <w:r w:rsidRPr="004E4126">
                                <w:rPr>
                                  <w:sz w:val="20"/>
                                </w:rPr>
                                <w:t xml:space="preserve"> reference transcoder </w:t>
                              </w:r>
                              <w:r>
                                <w:rPr>
                                  <w:sz w:val="20"/>
                                </w:rPr>
                                <w:t>for a 10</w:t>
                              </w:r>
                              <w:proofErr w:type="gramStart"/>
                              <w:r>
                                <w:rPr>
                                  <w:sz w:val="20"/>
                                </w:rPr>
                                <w:t>,000 frame</w:t>
                              </w:r>
                              <w:proofErr w:type="gramEnd"/>
                              <w:r>
                                <w:rPr>
                                  <w:sz w:val="20"/>
                                </w:rPr>
                                <w:t xml:space="preserve"> sample in </w:t>
                              </w:r>
                              <w:r w:rsidRPr="004E4126">
                                <w:rPr>
                                  <w:sz w:val="20"/>
                                </w:rPr>
                                <w:t>Test file 4</w:t>
                              </w:r>
                              <w:r w:rsidRPr="004E4126">
                                <w:rPr>
                                  <w:b/>
                                  <w:sz w:val="20"/>
                                </w:rPr>
                                <w:t>.</w:t>
                              </w:r>
                            </w:p>
                            <w:p w14:paraId="178183D8" w14:textId="77777777" w:rsidR="00766A8B" w:rsidRDefault="00766A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9" o:spid="_x0000_s1045" style="position:absolute;left:0;text-align:left;margin-left:-14.45pt;margin-top:85.65pt;width:489.6pt;height:229pt;z-index:251676672;mso-position-horizontal-relative:text;mso-position-vertical-relative:text;mso-width-relative:margin;mso-height-relative:margin" coordorigin="18611,6351" coordsize="6798388,3198847" o:gfxdata="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">
                <v:shape id="Picture 3" o:spid="_x0000_s1046" type="#_x0000_t75" style="position:absolute;left:18611;top:6351;width:6798388;height:294552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pM&#10;GQvCAAAA2gAAAA8AAABkcnMvZG93bnJldi54bWxEj0FrAjEUhO8F/0N4grearUipW6MUUfAkdRXx&#10;+Ni8bsJuXpZNdNd/bwqFHoeZ+YZZrgfXiDt1wXpW8DbNQBCXXluuFJxPu9cPECEia2w8k4IHBViv&#10;Ri9LzLXv+Uj3IlYiQTjkqMDE2OZShtKQwzD1LXHyfnznMCbZVVJ32Ce4a+Qsy96lQ8tpwWBLG0Nl&#10;XdycAj233/ZCi7o/Xs1ht70Wm3NtlZqMh69PEJGG+B/+a++1gjn8Xkk3QK6e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qTBkLwgAAANoAAAAPAAAAAAAAAAAAAAAAAJwCAABk&#10;cnMvZG93bnJldi54bWxQSwUGAAAAAAQABAD3AAAAiwMAAAAA&#10;">
                  <v:imagedata r:id="rId26" o:title=""/>
                  <v:path arrowok="t"/>
                </v:shape>
                <v:shape id="Text Box 1" o:spid="_x0000_s1047" type="#_x0000_t202" style="position:absolute;left:285515;top:2918477;width:6394423;height:2867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QTNfvwAA&#10;ANoAAAAPAAAAZHJzL2Rvd25yZXYueG1sRE9Li8IwEL4v+B/CCN7WxEXFrUaRFcGT4mMX9jY0Y1ts&#10;JqWJtv57Iwieho/vObNFa0txo9oXjjUM+goEcepMwZmG03H9OQHhA7LB0jFpuJOHxbzzMcPEuIb3&#10;dDuETMQQ9glqyEOoEil9mpNF33cVceTOrrYYIqwzaWpsYrgt5ZdSY2mx4NiQY0U/OaWXw9Vq+N2e&#10;//+Gapet7KhqXKsk22+pda/bLqcgArXhLX65NybOh+crzyvn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pBM1+/AAAA2gAAAA8AAAAAAAAAAAAAAAAAlwIAAGRycy9kb3ducmV2&#10;LnhtbFBLBQYAAAAABAAEAPUAAACDAwAAAAA=&#10;" filled="f" stroked="f">
                  <v:textbox>
                    <w:txbxContent>
                      <w:p w14:paraId="0DF1FCF2" w14:textId="77777777" w:rsidR="00766A8B" w:rsidRPr="00252F00" w:rsidRDefault="00766A8B" w:rsidP="001D5E1B">
                        <w:pPr>
                          <w:ind w:firstLine="0"/>
                          <w:jc w:val="center"/>
                          <w:rPr>
                            <w:sz w:val="20"/>
                          </w:rPr>
                        </w:pPr>
                        <w:r>
                          <w:rPr>
                            <w:b/>
                            <w:sz w:val="20"/>
                          </w:rPr>
                          <w:t>Figure 11</w:t>
                        </w:r>
                        <w:r w:rsidRPr="004E4126">
                          <w:rPr>
                            <w:b/>
                            <w:sz w:val="20"/>
                          </w:rPr>
                          <w:t xml:space="preserve">. </w:t>
                        </w:r>
                        <w:r>
                          <w:rPr>
                            <w:sz w:val="20"/>
                          </w:rPr>
                          <w:t>PSNR difference over</w:t>
                        </w:r>
                        <w:r w:rsidRPr="004E4126">
                          <w:rPr>
                            <w:sz w:val="20"/>
                          </w:rPr>
                          <w:t xml:space="preserve"> reference transcoder </w:t>
                        </w:r>
                        <w:r>
                          <w:rPr>
                            <w:sz w:val="20"/>
                          </w:rPr>
                          <w:t>for a 10</w:t>
                        </w:r>
                        <w:proofErr w:type="gramStart"/>
                        <w:r>
                          <w:rPr>
                            <w:sz w:val="20"/>
                          </w:rPr>
                          <w:t>,000 frame</w:t>
                        </w:r>
                        <w:proofErr w:type="gramEnd"/>
                        <w:r>
                          <w:rPr>
                            <w:sz w:val="20"/>
                          </w:rPr>
                          <w:t xml:space="preserve"> sample in </w:t>
                        </w:r>
                        <w:r w:rsidRPr="004E4126">
                          <w:rPr>
                            <w:sz w:val="20"/>
                          </w:rPr>
                          <w:t>Test file 4</w:t>
                        </w:r>
                        <w:r w:rsidRPr="004E4126">
                          <w:rPr>
                            <w:b/>
                            <w:sz w:val="20"/>
                          </w:rPr>
                          <w:t>.</w:t>
                        </w:r>
                      </w:p>
                      <w:p w14:paraId="178183D8" w14:textId="77777777" w:rsidR="00766A8B" w:rsidRDefault="00766A8B"/>
                    </w:txbxContent>
                  </v:textbox>
                </v:shape>
                <w10:wrap type="square"/>
              </v:group>
            </w:pict>
          </mc:Fallback>
        </mc:AlternateContent>
      </w:r>
      <w:r w:rsidR="00EB6236">
        <w:t xml:space="preserve">When encoding using AB, </w:t>
      </w:r>
      <w:r w:rsidR="006631CE">
        <w:t xml:space="preserve">it is also clear that the average quality produced is not affected greatly by </w:t>
      </w:r>
      <w:r w:rsidR="00BE5B65">
        <w:t xml:space="preserve">our </w:t>
      </w:r>
      <w:r w:rsidR="006631CE">
        <w:t>‘chunking’ of the input.</w:t>
      </w:r>
      <w:r w:rsidR="00685667">
        <w:t xml:space="preserve"> </w:t>
      </w:r>
      <w:r w:rsidR="00493F61">
        <w:t xml:space="preserve">However, unlike CRF, </w:t>
      </w:r>
      <w:r w:rsidR="00685667">
        <w:t xml:space="preserve">nearly every frame was different to that of the reference </w:t>
      </w:r>
      <w:r w:rsidR="00204734">
        <w:t xml:space="preserve">transcoder, </w:t>
      </w:r>
      <w:r w:rsidR="00685667">
        <w:t xml:space="preserve">resulting greater standard </w:t>
      </w:r>
      <w:r w:rsidR="00493F61">
        <w:t xml:space="preserve">deviation and overall visual quality </w:t>
      </w:r>
      <w:r w:rsidR="0000438F">
        <w:t>degradation</w:t>
      </w:r>
      <w:r w:rsidR="00493F61">
        <w:t>.</w:t>
      </w:r>
      <w:r w:rsidR="006D06A7">
        <w:t xml:space="preserve"> </w:t>
      </w:r>
      <w:r w:rsidR="00B512E9">
        <w:t xml:space="preserve">Figure 11 shows an example of a sample of 10,000 frames from Test file 4 when encoding using AB and CRF. It </w:t>
      </w:r>
      <w:r w:rsidR="006D06A7">
        <w:t>show</w:t>
      </w:r>
      <w:r w:rsidR="008C5EFE">
        <w:t>s</w:t>
      </w:r>
      <w:r w:rsidR="00DE5315">
        <w:t xml:space="preserve"> </w:t>
      </w:r>
      <w:r w:rsidR="00E96D6E">
        <w:t xml:space="preserve">that </w:t>
      </w:r>
      <w:r w:rsidR="007E39D4">
        <w:t xml:space="preserve">using CRF </w:t>
      </w:r>
      <w:r w:rsidR="00EB4E9B">
        <w:t>produces better visual quality tha</w:t>
      </w:r>
      <w:r w:rsidR="00416B6F">
        <w:t>n</w:t>
      </w:r>
      <w:r w:rsidR="003C5613">
        <w:t xml:space="preserve"> AB, resulting</w:t>
      </w:r>
      <w:r w:rsidR="00C16EDF">
        <w:t xml:space="preserve"> in</w:t>
      </w:r>
      <w:r w:rsidR="003C5613">
        <w:t xml:space="preserve"> many frames that have no differe</w:t>
      </w:r>
      <w:r w:rsidR="00080D8A">
        <w:t>nce to the reference transcoder</w:t>
      </w:r>
      <w:r w:rsidR="002E1336">
        <w:t>.</w:t>
      </w:r>
      <w:r w:rsidR="00080D8A">
        <w:t xml:space="preserve"> </w:t>
      </w:r>
    </w:p>
    <w:p w14:paraId="1BEE32EB" w14:textId="6997A236" w:rsidR="00800BAB" w:rsidRPr="000D0C0A" w:rsidRDefault="00800BAB" w:rsidP="00800BAB">
      <w:pPr>
        <w:pStyle w:val="Heading2"/>
      </w:pPr>
      <w:r w:rsidRPr="000D0C0A">
        <w:lastRenderedPageBreak/>
        <w:t>User Study Results</w:t>
      </w:r>
    </w:p>
    <w:p w14:paraId="1C2434C5" w14:textId="4EC7CF36" w:rsidR="00800BAB" w:rsidRPr="000D0C0A" w:rsidRDefault="00677E0F" w:rsidP="00742EC2">
      <w:pPr>
        <w:ind w:firstLine="0"/>
      </w:pPr>
      <w:r>
        <w:t>To ensure that the quality difference we found during a visual qualit</w:t>
      </w:r>
      <w:r w:rsidR="0085293E">
        <w:t>y analysis was</w:t>
      </w:r>
      <w:r>
        <w:t xml:space="preserve"> not perceptible to the viewer w</w:t>
      </w:r>
      <w:r w:rsidR="00A73C9B">
        <w:t>e conducted a user study. The</w:t>
      </w:r>
      <w:r w:rsidR="004D28B5">
        <w:t xml:space="preserve"> candidates</w:t>
      </w:r>
      <w:r w:rsidR="00A73C9B">
        <w:t xml:space="preserve"> compared 2 sets of 2 </w:t>
      </w:r>
      <w:r w:rsidR="001F5604">
        <w:t>videos;</w:t>
      </w:r>
      <w:r w:rsidR="00A73C9B">
        <w:t xml:space="preserve"> </w:t>
      </w:r>
      <w:r w:rsidR="001F5604">
        <w:t>each set comparing</w:t>
      </w:r>
      <w:r w:rsidR="00800BAB" w:rsidRPr="000D0C0A">
        <w:t xml:space="preserve"> the output from our solution with the output from a reference sequential transcoder. </w:t>
      </w:r>
      <w:r w:rsidR="00680D33">
        <w:t xml:space="preserve">The first set was a video encoded using CRF, and the second set was a video encoded using AB. </w:t>
      </w:r>
      <w:r w:rsidR="00800BAB" w:rsidRPr="000D0C0A">
        <w:t>For each comparison we asked</w:t>
      </w:r>
      <w:r w:rsidR="00416B6F">
        <w:t xml:space="preserve"> participants</w:t>
      </w:r>
      <w:r w:rsidR="00800BAB" w:rsidRPr="000D0C0A">
        <w:t xml:space="preserve"> which video, if any, they preferred with respect to colour, visual quality, audio quality, audio/video synchronisation, and overall preference. The results from the trial produced 2 scores for each</w:t>
      </w:r>
      <w:r w:rsidR="00416B6F">
        <w:t xml:space="preserve"> pair of</w:t>
      </w:r>
      <w:r w:rsidR="00800BAB" w:rsidRPr="000D0C0A">
        <w:t xml:space="preserve"> video</w:t>
      </w:r>
      <w:r w:rsidR="00416B6F">
        <w:t xml:space="preserve"> clips</w:t>
      </w:r>
      <w:r w:rsidR="00800BAB" w:rsidRPr="000D0C0A">
        <w:t>, one for each video clip in</w:t>
      </w:r>
      <w:r w:rsidR="00952E23">
        <w:t xml:space="preserve"> the set. Each score corresponded</w:t>
      </w:r>
      <w:r w:rsidR="00800BAB" w:rsidRPr="000D0C0A">
        <w:t xml:space="preserve"> to </w:t>
      </w:r>
      <w:r w:rsidR="00C678EE">
        <w:t xml:space="preserve">a </w:t>
      </w:r>
      <w:r w:rsidR="00800BAB" w:rsidRPr="000D0C0A">
        <w:t xml:space="preserve">preference the user gave to a given property of the clip, adding 1 to the score for each, with a maximum of 5. </w:t>
      </w:r>
      <w:r w:rsidR="004D28B5">
        <w:t xml:space="preserve">Each candidate was </w:t>
      </w:r>
      <w:r w:rsidR="000D75D6">
        <w:t>presented with the clips in a random order</w:t>
      </w:r>
      <w:r w:rsidR="00416B6F">
        <w:t xml:space="preserve"> for each pair</w:t>
      </w:r>
      <w:r w:rsidR="000D75D6">
        <w:t xml:space="preserve">, and the order of the video sets was randomised. </w:t>
      </w:r>
      <w:r w:rsidR="00416B6F">
        <w:t xml:space="preserve">This ensured that the order the videos were presented in had no unexpected effects on the results. </w:t>
      </w:r>
      <w:r w:rsidR="000D75D6">
        <w:t>Each random order from the 8 possible permutations was performed twice, totalling 16 candidates.</w:t>
      </w:r>
    </w:p>
    <w:p w14:paraId="403A421D" w14:textId="5581D775" w:rsidR="008333D5" w:rsidRDefault="00800BAB" w:rsidP="00EB6236">
      <w:r w:rsidRPr="000D0C0A">
        <w:t>By taking an averag</w:t>
      </w:r>
      <w:r w:rsidR="00494761">
        <w:t xml:space="preserve">e of these scores across all of the </w:t>
      </w:r>
      <w:r w:rsidRPr="000D0C0A">
        <w:t xml:space="preserve">candidates, we are able </w:t>
      </w:r>
      <w:r w:rsidR="00BC46BF">
        <w:t xml:space="preserve">to </w:t>
      </w:r>
      <w:r w:rsidRPr="000D0C0A">
        <w:t>obtain enough data to perform a two-tailed T-</w:t>
      </w:r>
      <w:r w:rsidR="002D2502">
        <w:t xml:space="preserve">test. The T-test shows us that </w:t>
      </w:r>
      <w:r w:rsidRPr="000D0C0A">
        <w:t xml:space="preserve">there is no </w:t>
      </w:r>
      <w:r w:rsidR="00E843E8">
        <w:t xml:space="preserve">significant </w:t>
      </w:r>
      <w:r w:rsidRPr="000D0C0A">
        <w:t xml:space="preserve">difference between the </w:t>
      </w:r>
      <w:r w:rsidR="00934778">
        <w:t xml:space="preserve">mean </w:t>
      </w:r>
      <w:r w:rsidRPr="000D0C0A">
        <w:t xml:space="preserve">scores for either video clip, for either of the test videos trialled. We can therefore be confident that the output from our solution is not perceptibly different from the output of the reference sequential transcoder. </w:t>
      </w:r>
      <w:r w:rsidR="00361716">
        <w:t>Table 4</w:t>
      </w:r>
      <w:r w:rsidR="00E843E8">
        <w:t xml:space="preserve"> presents the mean and standard deviation </w:t>
      </w:r>
      <w:r w:rsidR="008F3CA9">
        <w:t>scores for each of the clips, and the T-value for the two-tailed T-test</w:t>
      </w:r>
      <w:r w:rsidR="00FF594A">
        <w:t>s</w:t>
      </w:r>
      <w:r w:rsidR="008F3CA9">
        <w:t>.</w:t>
      </w:r>
    </w:p>
    <w:p w14:paraId="5DA055AC" w14:textId="77777777" w:rsidR="00E843E8" w:rsidRPr="000D0C0A" w:rsidRDefault="00E843E8" w:rsidP="00E843E8">
      <w:pPr>
        <w:spacing w:before="120"/>
        <w:rPr>
          <w:b/>
          <w:smallCaps/>
          <w:sz w:val="20"/>
          <w:szCs w:val="24"/>
        </w:rPr>
      </w:pPr>
      <w:r>
        <w:rPr>
          <w:b/>
          <w:smallCaps/>
          <w:sz w:val="20"/>
          <w:szCs w:val="24"/>
        </w:rPr>
        <w:tab/>
      </w:r>
      <w:r>
        <w:rPr>
          <w:b/>
          <w:smallCaps/>
          <w:sz w:val="20"/>
          <w:szCs w:val="24"/>
        </w:rPr>
        <w:tab/>
      </w:r>
      <w:r>
        <w:rPr>
          <w:b/>
          <w:smallCaps/>
          <w:sz w:val="20"/>
          <w:szCs w:val="24"/>
        </w:rPr>
        <w:tab/>
      </w:r>
      <w:r w:rsidR="00361716">
        <w:rPr>
          <w:b/>
          <w:smallCaps/>
          <w:sz w:val="20"/>
          <w:szCs w:val="24"/>
        </w:rPr>
        <w:t>Table 4</w:t>
      </w:r>
      <w:r w:rsidRPr="000D0C0A">
        <w:rPr>
          <w:b/>
          <w:smallCaps/>
          <w:sz w:val="20"/>
          <w:szCs w:val="24"/>
        </w:rPr>
        <w:t xml:space="preserve">. </w:t>
      </w:r>
      <w:r w:rsidR="004B5560">
        <w:rPr>
          <w:smallCaps/>
          <w:sz w:val="20"/>
          <w:szCs w:val="24"/>
        </w:rPr>
        <w:t>User Study Results</w:t>
      </w:r>
      <w:r w:rsidRPr="000D0C0A">
        <w:rPr>
          <w:smallCaps/>
          <w:sz w:val="20"/>
          <w:szCs w:val="24"/>
        </w:rPr>
        <w:t xml:space="preserve"> </w:t>
      </w:r>
      <w:r w:rsidRPr="000D0C0A">
        <w:rPr>
          <w:b/>
          <w:smallCaps/>
          <w:sz w:val="20"/>
          <w:szCs w:val="24"/>
        </w:rPr>
        <w:t xml:space="preserve"> </w:t>
      </w:r>
    </w:p>
    <w:tbl>
      <w:tblPr>
        <w:tblStyle w:val="TableGrid"/>
        <w:tblW w:w="0" w:type="auto"/>
        <w:jc w:val="center"/>
        <w:tblBorders>
          <w:top w:val="triple" w:sz="4" w:space="0" w:color="auto"/>
          <w:left w:val="none" w:sz="0" w:space="0" w:color="auto"/>
          <w:bottom w:val="triple" w:sz="4" w:space="0" w:color="auto"/>
          <w:right w:val="none" w:sz="0" w:space="0" w:color="auto"/>
          <w:insideH w:val="none" w:sz="0" w:space="0" w:color="auto"/>
          <w:insideV w:val="none" w:sz="0" w:space="0" w:color="auto"/>
        </w:tblBorders>
        <w:tblLook w:val="04A0" w:firstRow="1" w:lastRow="0" w:firstColumn="1" w:lastColumn="0" w:noHBand="0" w:noVBand="1"/>
      </w:tblPr>
      <w:tblGrid>
        <w:gridCol w:w="1822"/>
        <w:gridCol w:w="1461"/>
        <w:gridCol w:w="1461"/>
        <w:gridCol w:w="1328"/>
        <w:gridCol w:w="1328"/>
      </w:tblGrid>
      <w:tr w:rsidR="002223EF" w:rsidRPr="000D0C0A" w14:paraId="546A13D5" w14:textId="77777777" w:rsidTr="00E40704">
        <w:trPr>
          <w:trHeight w:val="106"/>
          <w:jc w:val="center"/>
        </w:trPr>
        <w:tc>
          <w:tcPr>
            <w:tcW w:w="0" w:type="auto"/>
            <w:tcBorders>
              <w:top w:val="double" w:sz="6" w:space="0" w:color="auto"/>
              <w:bottom w:val="single" w:sz="4" w:space="0" w:color="auto"/>
            </w:tcBorders>
            <w:vAlign w:val="center"/>
          </w:tcPr>
          <w:p w14:paraId="6B03A237" w14:textId="77777777" w:rsidR="002223EF" w:rsidRPr="000D0C0A" w:rsidRDefault="002223EF" w:rsidP="00E40704">
            <w:pPr>
              <w:pStyle w:val="NoSpacing"/>
              <w:ind w:firstLine="0"/>
              <w:jc w:val="center"/>
              <w:rPr>
                <w:b/>
                <w:sz w:val="20"/>
                <w:lang w:val="en-GB"/>
              </w:rPr>
            </w:pPr>
          </w:p>
        </w:tc>
        <w:tc>
          <w:tcPr>
            <w:tcW w:w="0" w:type="auto"/>
            <w:tcBorders>
              <w:top w:val="double" w:sz="6" w:space="0" w:color="auto"/>
              <w:bottom w:val="single" w:sz="4" w:space="0" w:color="auto"/>
            </w:tcBorders>
            <w:vAlign w:val="center"/>
          </w:tcPr>
          <w:p w14:paraId="0573060E" w14:textId="77777777" w:rsidR="002223EF" w:rsidRDefault="002223EF" w:rsidP="00E40704">
            <w:pPr>
              <w:pStyle w:val="NoSpacing"/>
              <w:ind w:firstLine="0"/>
              <w:jc w:val="center"/>
              <w:rPr>
                <w:b/>
                <w:sz w:val="20"/>
                <w:lang w:val="en-GB"/>
              </w:rPr>
            </w:pPr>
            <w:r>
              <w:rPr>
                <w:b/>
                <w:sz w:val="20"/>
                <w:lang w:val="en-GB"/>
              </w:rPr>
              <w:t xml:space="preserve">Video 1 (CRF) </w:t>
            </w:r>
          </w:p>
          <w:p w14:paraId="28BBF41F" w14:textId="77777777" w:rsidR="002223EF" w:rsidRPr="000D0C0A" w:rsidRDefault="002223EF" w:rsidP="00E40704">
            <w:pPr>
              <w:pStyle w:val="NoSpacing"/>
              <w:ind w:firstLine="0"/>
              <w:jc w:val="center"/>
              <w:rPr>
                <w:b/>
                <w:sz w:val="20"/>
                <w:lang w:val="en-GB"/>
              </w:rPr>
            </w:pPr>
            <w:r>
              <w:rPr>
                <w:b/>
                <w:sz w:val="20"/>
                <w:lang w:val="en-GB"/>
              </w:rPr>
              <w:t>MapReduce</w:t>
            </w:r>
          </w:p>
        </w:tc>
        <w:tc>
          <w:tcPr>
            <w:tcW w:w="0" w:type="auto"/>
            <w:tcBorders>
              <w:top w:val="double" w:sz="6" w:space="0" w:color="auto"/>
              <w:bottom w:val="single" w:sz="4" w:space="0" w:color="auto"/>
            </w:tcBorders>
            <w:vAlign w:val="center"/>
          </w:tcPr>
          <w:p w14:paraId="4D91031B" w14:textId="77777777" w:rsidR="002223EF" w:rsidRDefault="002223EF" w:rsidP="00E40704">
            <w:pPr>
              <w:pStyle w:val="NoSpacing"/>
              <w:ind w:firstLine="0"/>
              <w:jc w:val="center"/>
              <w:rPr>
                <w:b/>
                <w:sz w:val="20"/>
                <w:lang w:val="en-GB"/>
              </w:rPr>
            </w:pPr>
            <w:r>
              <w:rPr>
                <w:b/>
                <w:sz w:val="20"/>
                <w:lang w:val="en-GB"/>
              </w:rPr>
              <w:t>Video 1 (CRF)</w:t>
            </w:r>
          </w:p>
          <w:p w14:paraId="4F310557" w14:textId="77777777" w:rsidR="002223EF" w:rsidRDefault="002223EF" w:rsidP="00E40704">
            <w:pPr>
              <w:pStyle w:val="NoSpacing"/>
              <w:ind w:firstLine="0"/>
              <w:jc w:val="center"/>
              <w:rPr>
                <w:b/>
                <w:sz w:val="20"/>
                <w:lang w:val="en-GB"/>
              </w:rPr>
            </w:pPr>
            <w:r>
              <w:rPr>
                <w:b/>
                <w:sz w:val="20"/>
                <w:lang w:val="en-GB"/>
              </w:rPr>
              <w:t xml:space="preserve">Reference </w:t>
            </w:r>
          </w:p>
        </w:tc>
        <w:tc>
          <w:tcPr>
            <w:tcW w:w="0" w:type="auto"/>
            <w:tcBorders>
              <w:top w:val="double" w:sz="6" w:space="0" w:color="auto"/>
              <w:bottom w:val="single" w:sz="4" w:space="0" w:color="auto"/>
            </w:tcBorders>
            <w:vAlign w:val="center"/>
          </w:tcPr>
          <w:p w14:paraId="26A6AEFA" w14:textId="77777777" w:rsidR="002223EF" w:rsidRDefault="002223EF" w:rsidP="00E40704">
            <w:pPr>
              <w:pStyle w:val="NoSpacing"/>
              <w:ind w:firstLine="0"/>
              <w:jc w:val="center"/>
              <w:rPr>
                <w:b/>
                <w:sz w:val="20"/>
                <w:lang w:val="en-GB"/>
              </w:rPr>
            </w:pPr>
            <w:r>
              <w:rPr>
                <w:b/>
                <w:sz w:val="20"/>
                <w:lang w:val="en-GB"/>
              </w:rPr>
              <w:t>Video 2 (AB)</w:t>
            </w:r>
          </w:p>
          <w:p w14:paraId="63937486" w14:textId="77777777" w:rsidR="002223EF" w:rsidRDefault="002223EF" w:rsidP="00E40704">
            <w:pPr>
              <w:pStyle w:val="NoSpacing"/>
              <w:ind w:firstLine="0"/>
              <w:jc w:val="center"/>
              <w:rPr>
                <w:b/>
                <w:sz w:val="20"/>
                <w:lang w:val="en-GB"/>
              </w:rPr>
            </w:pPr>
            <w:r>
              <w:rPr>
                <w:b/>
                <w:sz w:val="20"/>
                <w:lang w:val="en-GB"/>
              </w:rPr>
              <w:t>MapReduce</w:t>
            </w:r>
          </w:p>
        </w:tc>
        <w:tc>
          <w:tcPr>
            <w:tcW w:w="0" w:type="auto"/>
            <w:tcBorders>
              <w:top w:val="double" w:sz="6" w:space="0" w:color="auto"/>
              <w:bottom w:val="single" w:sz="4" w:space="0" w:color="auto"/>
            </w:tcBorders>
            <w:vAlign w:val="center"/>
          </w:tcPr>
          <w:p w14:paraId="2AEA325D" w14:textId="77777777" w:rsidR="002223EF" w:rsidRDefault="002223EF" w:rsidP="00E40704">
            <w:pPr>
              <w:pStyle w:val="NoSpacing"/>
              <w:ind w:firstLine="0"/>
              <w:jc w:val="center"/>
              <w:rPr>
                <w:b/>
                <w:sz w:val="20"/>
                <w:lang w:val="en-GB"/>
              </w:rPr>
            </w:pPr>
            <w:r>
              <w:rPr>
                <w:b/>
                <w:sz w:val="20"/>
                <w:lang w:val="en-GB"/>
              </w:rPr>
              <w:t>Video 2 (AB)</w:t>
            </w:r>
          </w:p>
          <w:p w14:paraId="759AF306" w14:textId="77777777" w:rsidR="002223EF" w:rsidRPr="000D0C0A" w:rsidRDefault="002223EF" w:rsidP="00E40704">
            <w:pPr>
              <w:pStyle w:val="NoSpacing"/>
              <w:ind w:firstLine="0"/>
              <w:jc w:val="center"/>
              <w:rPr>
                <w:b/>
                <w:sz w:val="20"/>
                <w:lang w:val="en-GB"/>
              </w:rPr>
            </w:pPr>
            <w:r>
              <w:rPr>
                <w:b/>
                <w:sz w:val="20"/>
                <w:lang w:val="en-GB"/>
              </w:rPr>
              <w:t>Reference</w:t>
            </w:r>
          </w:p>
        </w:tc>
      </w:tr>
      <w:tr w:rsidR="002223EF" w:rsidRPr="000D0C0A" w14:paraId="7923A7F5" w14:textId="77777777" w:rsidTr="00E40704">
        <w:trPr>
          <w:trHeight w:val="112"/>
          <w:jc w:val="center"/>
        </w:trPr>
        <w:tc>
          <w:tcPr>
            <w:tcW w:w="0" w:type="auto"/>
            <w:tcBorders>
              <w:top w:val="single" w:sz="4" w:space="0" w:color="auto"/>
              <w:bottom w:val="nil"/>
            </w:tcBorders>
          </w:tcPr>
          <w:p w14:paraId="0487A687" w14:textId="77777777" w:rsidR="002223EF" w:rsidRPr="002223EF" w:rsidRDefault="002223EF" w:rsidP="00E40704">
            <w:pPr>
              <w:pStyle w:val="NoSpacing"/>
              <w:ind w:firstLine="0"/>
              <w:rPr>
                <w:sz w:val="20"/>
                <w:lang w:val="en-GB"/>
              </w:rPr>
            </w:pPr>
            <w:r w:rsidRPr="002223EF">
              <w:rPr>
                <w:sz w:val="20"/>
                <w:lang w:val="en-GB"/>
              </w:rPr>
              <w:t>Mean:</w:t>
            </w:r>
          </w:p>
        </w:tc>
        <w:tc>
          <w:tcPr>
            <w:tcW w:w="0" w:type="auto"/>
            <w:tcBorders>
              <w:top w:val="single" w:sz="4" w:space="0" w:color="auto"/>
              <w:bottom w:val="nil"/>
            </w:tcBorders>
            <w:vAlign w:val="bottom"/>
          </w:tcPr>
          <w:p w14:paraId="630C3BD8" w14:textId="77777777" w:rsidR="002223EF" w:rsidRPr="002223EF" w:rsidRDefault="002223EF" w:rsidP="002223EF">
            <w:pPr>
              <w:pStyle w:val="Normal-noindent"/>
              <w:jc w:val="center"/>
              <w:rPr>
                <w:sz w:val="20"/>
              </w:rPr>
            </w:pPr>
            <w:r w:rsidRPr="002223EF">
              <w:rPr>
                <w:sz w:val="20"/>
              </w:rPr>
              <w:t>0.69</w:t>
            </w:r>
          </w:p>
        </w:tc>
        <w:tc>
          <w:tcPr>
            <w:tcW w:w="0" w:type="auto"/>
            <w:tcBorders>
              <w:top w:val="single" w:sz="4" w:space="0" w:color="auto"/>
              <w:bottom w:val="nil"/>
            </w:tcBorders>
            <w:vAlign w:val="bottom"/>
          </w:tcPr>
          <w:p w14:paraId="6760AD26" w14:textId="77777777" w:rsidR="002223EF" w:rsidRPr="002223EF" w:rsidRDefault="002223EF" w:rsidP="002223EF">
            <w:pPr>
              <w:pStyle w:val="Normal-noindent"/>
              <w:jc w:val="center"/>
              <w:rPr>
                <w:sz w:val="20"/>
              </w:rPr>
            </w:pPr>
            <w:r w:rsidRPr="002223EF">
              <w:rPr>
                <w:sz w:val="20"/>
              </w:rPr>
              <w:t>0.56</w:t>
            </w:r>
          </w:p>
        </w:tc>
        <w:tc>
          <w:tcPr>
            <w:tcW w:w="0" w:type="auto"/>
            <w:tcBorders>
              <w:top w:val="single" w:sz="4" w:space="0" w:color="auto"/>
              <w:bottom w:val="nil"/>
            </w:tcBorders>
            <w:vAlign w:val="bottom"/>
          </w:tcPr>
          <w:p w14:paraId="02DF894A" w14:textId="77777777" w:rsidR="002223EF" w:rsidRPr="002223EF" w:rsidRDefault="002223EF" w:rsidP="002223EF">
            <w:pPr>
              <w:pStyle w:val="Normal-noindent"/>
              <w:jc w:val="center"/>
              <w:rPr>
                <w:sz w:val="20"/>
              </w:rPr>
            </w:pPr>
            <w:r w:rsidRPr="002223EF">
              <w:rPr>
                <w:sz w:val="20"/>
              </w:rPr>
              <w:t>0.88</w:t>
            </w:r>
          </w:p>
        </w:tc>
        <w:tc>
          <w:tcPr>
            <w:tcW w:w="0" w:type="auto"/>
            <w:tcBorders>
              <w:top w:val="single" w:sz="4" w:space="0" w:color="auto"/>
              <w:bottom w:val="nil"/>
            </w:tcBorders>
            <w:vAlign w:val="bottom"/>
          </w:tcPr>
          <w:p w14:paraId="54A2805F" w14:textId="77777777" w:rsidR="002223EF" w:rsidRPr="002223EF" w:rsidRDefault="002223EF" w:rsidP="002223EF">
            <w:pPr>
              <w:pStyle w:val="Normal-noindent"/>
              <w:jc w:val="center"/>
              <w:rPr>
                <w:sz w:val="20"/>
              </w:rPr>
            </w:pPr>
            <w:r w:rsidRPr="002223EF">
              <w:rPr>
                <w:sz w:val="20"/>
              </w:rPr>
              <w:t>1.31</w:t>
            </w:r>
          </w:p>
        </w:tc>
      </w:tr>
      <w:tr w:rsidR="002223EF" w:rsidRPr="000D0C0A" w14:paraId="0DE9577C" w14:textId="77777777" w:rsidTr="00E40704">
        <w:trPr>
          <w:trHeight w:val="91"/>
          <w:jc w:val="center"/>
        </w:trPr>
        <w:tc>
          <w:tcPr>
            <w:tcW w:w="0" w:type="auto"/>
            <w:tcBorders>
              <w:top w:val="nil"/>
            </w:tcBorders>
          </w:tcPr>
          <w:p w14:paraId="67EF64FA" w14:textId="77777777" w:rsidR="002223EF" w:rsidRPr="002223EF" w:rsidRDefault="002223EF" w:rsidP="00E40704">
            <w:pPr>
              <w:pStyle w:val="NoSpacing"/>
              <w:ind w:firstLine="0"/>
              <w:rPr>
                <w:sz w:val="20"/>
                <w:lang w:val="en-GB"/>
              </w:rPr>
            </w:pPr>
            <w:r w:rsidRPr="002223EF">
              <w:rPr>
                <w:sz w:val="20"/>
                <w:lang w:val="en-GB"/>
              </w:rPr>
              <w:t>Standard Deviation:</w:t>
            </w:r>
          </w:p>
        </w:tc>
        <w:tc>
          <w:tcPr>
            <w:tcW w:w="0" w:type="auto"/>
            <w:tcBorders>
              <w:top w:val="nil"/>
            </w:tcBorders>
            <w:vAlign w:val="bottom"/>
          </w:tcPr>
          <w:p w14:paraId="6601B824" w14:textId="77777777" w:rsidR="002223EF" w:rsidRPr="002223EF" w:rsidRDefault="002223EF" w:rsidP="002223EF">
            <w:pPr>
              <w:pStyle w:val="Normal-noindent"/>
              <w:jc w:val="center"/>
              <w:rPr>
                <w:sz w:val="20"/>
              </w:rPr>
            </w:pPr>
            <w:r w:rsidRPr="002223EF">
              <w:rPr>
                <w:sz w:val="20"/>
              </w:rPr>
              <w:t>1.14</w:t>
            </w:r>
          </w:p>
        </w:tc>
        <w:tc>
          <w:tcPr>
            <w:tcW w:w="0" w:type="auto"/>
            <w:tcBorders>
              <w:top w:val="nil"/>
            </w:tcBorders>
            <w:vAlign w:val="bottom"/>
          </w:tcPr>
          <w:p w14:paraId="6B021770" w14:textId="77777777" w:rsidR="002223EF" w:rsidRPr="002223EF" w:rsidRDefault="002223EF" w:rsidP="002223EF">
            <w:pPr>
              <w:pStyle w:val="Normal-noindent"/>
              <w:jc w:val="center"/>
              <w:rPr>
                <w:sz w:val="20"/>
              </w:rPr>
            </w:pPr>
            <w:r w:rsidRPr="002223EF">
              <w:rPr>
                <w:sz w:val="20"/>
              </w:rPr>
              <w:t>0.96</w:t>
            </w:r>
          </w:p>
        </w:tc>
        <w:tc>
          <w:tcPr>
            <w:tcW w:w="0" w:type="auto"/>
            <w:tcBorders>
              <w:top w:val="nil"/>
            </w:tcBorders>
            <w:vAlign w:val="bottom"/>
          </w:tcPr>
          <w:p w14:paraId="4A4A2623" w14:textId="77777777" w:rsidR="002223EF" w:rsidRPr="002223EF" w:rsidRDefault="002223EF" w:rsidP="002223EF">
            <w:pPr>
              <w:pStyle w:val="Normal-noindent"/>
              <w:jc w:val="center"/>
              <w:rPr>
                <w:sz w:val="20"/>
              </w:rPr>
            </w:pPr>
            <w:r w:rsidRPr="002223EF">
              <w:rPr>
                <w:sz w:val="20"/>
              </w:rPr>
              <w:t>1.15</w:t>
            </w:r>
          </w:p>
        </w:tc>
        <w:tc>
          <w:tcPr>
            <w:tcW w:w="0" w:type="auto"/>
            <w:tcBorders>
              <w:top w:val="nil"/>
            </w:tcBorders>
            <w:vAlign w:val="bottom"/>
          </w:tcPr>
          <w:p w14:paraId="19A5EFB3" w14:textId="77777777" w:rsidR="002223EF" w:rsidRPr="002223EF" w:rsidRDefault="002223EF" w:rsidP="002223EF">
            <w:pPr>
              <w:pStyle w:val="Normal-noindent"/>
              <w:jc w:val="center"/>
              <w:rPr>
                <w:sz w:val="20"/>
              </w:rPr>
            </w:pPr>
            <w:r w:rsidRPr="002223EF">
              <w:rPr>
                <w:sz w:val="20"/>
              </w:rPr>
              <w:t>1.45</w:t>
            </w:r>
          </w:p>
        </w:tc>
      </w:tr>
      <w:tr w:rsidR="002223EF" w:rsidRPr="000D0C0A" w14:paraId="3482910D" w14:textId="77777777" w:rsidTr="00E40704">
        <w:trPr>
          <w:trHeight w:val="91"/>
          <w:jc w:val="center"/>
        </w:trPr>
        <w:tc>
          <w:tcPr>
            <w:tcW w:w="0" w:type="auto"/>
            <w:tcBorders>
              <w:top w:val="nil"/>
            </w:tcBorders>
          </w:tcPr>
          <w:p w14:paraId="4BCDDF07" w14:textId="77777777" w:rsidR="002223EF" w:rsidRPr="002223EF" w:rsidRDefault="002223EF" w:rsidP="00E40704">
            <w:pPr>
              <w:pStyle w:val="NoSpacing"/>
              <w:ind w:firstLine="0"/>
              <w:rPr>
                <w:sz w:val="20"/>
                <w:lang w:val="en-GB"/>
              </w:rPr>
            </w:pPr>
            <w:r w:rsidRPr="002223EF">
              <w:rPr>
                <w:sz w:val="20"/>
                <w:lang w:val="en-GB"/>
              </w:rPr>
              <w:t>T-value:</w:t>
            </w:r>
          </w:p>
        </w:tc>
        <w:tc>
          <w:tcPr>
            <w:tcW w:w="0" w:type="auto"/>
            <w:gridSpan w:val="2"/>
            <w:tcBorders>
              <w:top w:val="nil"/>
            </w:tcBorders>
            <w:vAlign w:val="bottom"/>
          </w:tcPr>
          <w:p w14:paraId="33F1E51D" w14:textId="77777777" w:rsidR="002223EF" w:rsidRPr="002223EF" w:rsidRDefault="002223EF" w:rsidP="002223EF">
            <w:pPr>
              <w:pStyle w:val="Normal-noindent"/>
              <w:jc w:val="center"/>
              <w:rPr>
                <w:sz w:val="20"/>
              </w:rPr>
            </w:pPr>
            <w:r>
              <w:rPr>
                <w:sz w:val="20"/>
              </w:rPr>
              <w:t>0.34</w:t>
            </w:r>
          </w:p>
        </w:tc>
        <w:tc>
          <w:tcPr>
            <w:tcW w:w="0" w:type="auto"/>
            <w:gridSpan w:val="2"/>
            <w:tcBorders>
              <w:top w:val="nil"/>
            </w:tcBorders>
            <w:vAlign w:val="bottom"/>
          </w:tcPr>
          <w:p w14:paraId="61EF4DA5" w14:textId="77777777" w:rsidR="002223EF" w:rsidRPr="002223EF" w:rsidRDefault="002223EF" w:rsidP="002223EF">
            <w:pPr>
              <w:pStyle w:val="Normal-noindent"/>
              <w:jc w:val="center"/>
              <w:rPr>
                <w:sz w:val="20"/>
              </w:rPr>
            </w:pPr>
            <w:r>
              <w:rPr>
                <w:sz w:val="20"/>
              </w:rPr>
              <w:t>-0.95</w:t>
            </w:r>
          </w:p>
        </w:tc>
      </w:tr>
    </w:tbl>
    <w:p w14:paraId="10037EF6" w14:textId="77777777" w:rsidR="00E843E8" w:rsidRPr="00EB6236" w:rsidRDefault="00E843E8" w:rsidP="00EB6236"/>
    <w:p w14:paraId="712A51AC" w14:textId="77777777" w:rsidR="00AE1D7C" w:rsidRDefault="00AE1D7C" w:rsidP="00683CCE">
      <w:pPr>
        <w:pStyle w:val="Heading2"/>
      </w:pPr>
      <w:r w:rsidRPr="000D0C0A">
        <w:t>Output File Size Comparisons</w:t>
      </w:r>
    </w:p>
    <w:p w14:paraId="7F8C170F" w14:textId="4D20DE7E" w:rsidR="009E27AC" w:rsidRDefault="000A3C29" w:rsidP="00742EC2">
      <w:pPr>
        <w:ind w:firstLine="0"/>
      </w:pPr>
      <w:r>
        <w:t>To evaluate the effect that breaking up the transcode operation has on the compression of the video, we compar</w:t>
      </w:r>
      <w:r w:rsidR="00E3742E">
        <w:t>ed the output files sizes of our</w:t>
      </w:r>
      <w:r>
        <w:t xml:space="preserve"> </w:t>
      </w:r>
      <w:r w:rsidRPr="00D23CA4">
        <w:rPr>
          <w:i/>
        </w:rPr>
        <w:t>MapReduce</w:t>
      </w:r>
      <w:r>
        <w:t xml:space="preserve"> transcoder with th</w:t>
      </w:r>
      <w:r w:rsidR="0024115C">
        <w:t>at of the</w:t>
      </w:r>
      <w:r w:rsidR="000043E2">
        <w:t xml:space="preserve"> reference transcoder </w:t>
      </w:r>
      <w:r w:rsidR="00785206">
        <w:t>for both CRF an</w:t>
      </w:r>
      <w:r w:rsidR="006A259E">
        <w:t>d AB encoding, using the same output data as the visual quality tests.</w:t>
      </w:r>
    </w:p>
    <w:p w14:paraId="3C5DAA16" w14:textId="77777777" w:rsidR="001D4BC8" w:rsidRPr="000A3C29" w:rsidRDefault="003A1A1B" w:rsidP="000A3C29">
      <w:r>
        <w:t>In table 5, p</w:t>
      </w:r>
      <w:r w:rsidR="00785206" w:rsidRPr="000D0C0A">
        <w:t>ositive differences imply</w:t>
      </w:r>
      <w:r w:rsidR="00785206">
        <w:t xml:space="preserve"> an </w:t>
      </w:r>
      <w:r w:rsidR="00785206" w:rsidRPr="000D0C0A">
        <w:t xml:space="preserve">increase in </w:t>
      </w:r>
      <w:r w:rsidR="00787985">
        <w:t xml:space="preserve">file size </w:t>
      </w:r>
      <w:r w:rsidR="00785206" w:rsidRPr="000D0C0A">
        <w:t>over the reference, conversely negative values imply a decrease.</w:t>
      </w:r>
    </w:p>
    <w:p w14:paraId="7052EFC5" w14:textId="77777777" w:rsidR="00683CCE" w:rsidRPr="000D0C0A" w:rsidRDefault="00C97497" w:rsidP="00E1600D">
      <w:pPr>
        <w:spacing w:before="120"/>
        <w:rPr>
          <w:b/>
          <w:smallCaps/>
          <w:sz w:val="20"/>
          <w:szCs w:val="24"/>
        </w:rPr>
      </w:pPr>
      <w:r w:rsidRPr="000D0C0A">
        <w:rPr>
          <w:b/>
          <w:smallCaps/>
          <w:sz w:val="20"/>
          <w:szCs w:val="24"/>
        </w:rPr>
        <w:tab/>
      </w:r>
      <w:r w:rsidRPr="000D0C0A">
        <w:rPr>
          <w:b/>
          <w:smallCaps/>
          <w:sz w:val="20"/>
          <w:szCs w:val="24"/>
        </w:rPr>
        <w:tab/>
      </w:r>
      <w:r w:rsidR="00317BB6">
        <w:rPr>
          <w:b/>
          <w:smallCaps/>
          <w:sz w:val="20"/>
          <w:szCs w:val="24"/>
        </w:rPr>
        <w:tab/>
      </w:r>
      <w:r w:rsidR="00317BB6">
        <w:rPr>
          <w:b/>
          <w:smallCaps/>
          <w:sz w:val="20"/>
          <w:szCs w:val="24"/>
        </w:rPr>
        <w:tab/>
      </w:r>
      <w:r w:rsidR="00361716">
        <w:rPr>
          <w:b/>
          <w:smallCaps/>
          <w:sz w:val="20"/>
          <w:szCs w:val="24"/>
        </w:rPr>
        <w:t>Table 5</w:t>
      </w:r>
      <w:r w:rsidR="00683CCE" w:rsidRPr="000D0C0A">
        <w:rPr>
          <w:b/>
          <w:smallCaps/>
          <w:sz w:val="20"/>
          <w:szCs w:val="24"/>
        </w:rPr>
        <w:t xml:space="preserve">. </w:t>
      </w:r>
      <w:r w:rsidR="00683CCE" w:rsidRPr="000D0C0A">
        <w:rPr>
          <w:smallCaps/>
          <w:sz w:val="20"/>
          <w:szCs w:val="24"/>
        </w:rPr>
        <w:t xml:space="preserve">Output file sizes for varying transcode settings </w:t>
      </w:r>
      <w:r w:rsidR="00683CCE" w:rsidRPr="000D0C0A">
        <w:rPr>
          <w:b/>
          <w:smallCaps/>
          <w:sz w:val="20"/>
          <w:szCs w:val="24"/>
        </w:rPr>
        <w:t xml:space="preserve"> </w:t>
      </w:r>
    </w:p>
    <w:tbl>
      <w:tblPr>
        <w:tblStyle w:val="TableGrid"/>
        <w:tblW w:w="0" w:type="auto"/>
        <w:jc w:val="center"/>
        <w:tblBorders>
          <w:top w:val="triple" w:sz="4" w:space="0" w:color="auto"/>
          <w:left w:val="none" w:sz="0" w:space="0" w:color="auto"/>
          <w:bottom w:val="triple" w:sz="4" w:space="0" w:color="auto"/>
          <w:right w:val="none" w:sz="0" w:space="0" w:color="auto"/>
          <w:insideH w:val="none" w:sz="0" w:space="0" w:color="auto"/>
          <w:insideV w:val="none" w:sz="0" w:space="0" w:color="auto"/>
        </w:tblBorders>
        <w:tblLook w:val="04A0" w:firstRow="1" w:lastRow="0" w:firstColumn="1" w:lastColumn="0" w:noHBand="0" w:noVBand="1"/>
      </w:tblPr>
      <w:tblGrid>
        <w:gridCol w:w="316"/>
        <w:gridCol w:w="1089"/>
        <w:gridCol w:w="1394"/>
        <w:gridCol w:w="2121"/>
      </w:tblGrid>
      <w:tr w:rsidR="001E39A9" w:rsidRPr="000D0C0A" w14:paraId="424586BA" w14:textId="77777777" w:rsidTr="00A512AE">
        <w:trPr>
          <w:trHeight w:val="106"/>
          <w:jc w:val="center"/>
        </w:trPr>
        <w:tc>
          <w:tcPr>
            <w:tcW w:w="0" w:type="auto"/>
            <w:tcBorders>
              <w:top w:val="double" w:sz="6" w:space="0" w:color="auto"/>
              <w:bottom w:val="single" w:sz="4" w:space="0" w:color="auto"/>
            </w:tcBorders>
            <w:vAlign w:val="center"/>
          </w:tcPr>
          <w:p w14:paraId="38C55A58" w14:textId="77777777" w:rsidR="001E39A9" w:rsidRPr="000D0C0A" w:rsidRDefault="001E39A9" w:rsidP="00A512AE">
            <w:pPr>
              <w:pStyle w:val="NoSpacing"/>
              <w:ind w:firstLine="0"/>
              <w:jc w:val="center"/>
              <w:rPr>
                <w:b/>
                <w:sz w:val="20"/>
                <w:lang w:val="en-GB"/>
              </w:rPr>
            </w:pPr>
            <w:r w:rsidRPr="000D0C0A">
              <w:rPr>
                <w:b/>
                <w:sz w:val="20"/>
                <w:lang w:val="en-GB"/>
              </w:rPr>
              <w:t>#</w:t>
            </w:r>
          </w:p>
        </w:tc>
        <w:tc>
          <w:tcPr>
            <w:tcW w:w="0" w:type="auto"/>
            <w:tcBorders>
              <w:top w:val="double" w:sz="6" w:space="0" w:color="auto"/>
              <w:bottom w:val="single" w:sz="4" w:space="0" w:color="auto"/>
            </w:tcBorders>
            <w:vAlign w:val="center"/>
          </w:tcPr>
          <w:p w14:paraId="0627AC87" w14:textId="77777777" w:rsidR="001E39A9" w:rsidRPr="000D0C0A" w:rsidRDefault="001E39A9" w:rsidP="00A512AE">
            <w:pPr>
              <w:pStyle w:val="NoSpacing"/>
              <w:ind w:firstLine="0"/>
              <w:jc w:val="center"/>
              <w:rPr>
                <w:b/>
                <w:sz w:val="20"/>
                <w:lang w:val="en-GB"/>
              </w:rPr>
            </w:pPr>
            <w:r w:rsidRPr="000D0C0A">
              <w:rPr>
                <w:b/>
                <w:sz w:val="20"/>
                <w:lang w:val="en-GB"/>
              </w:rPr>
              <w:t>Input Size</w:t>
            </w:r>
          </w:p>
        </w:tc>
        <w:tc>
          <w:tcPr>
            <w:tcW w:w="0" w:type="auto"/>
            <w:tcBorders>
              <w:top w:val="double" w:sz="6" w:space="0" w:color="auto"/>
              <w:bottom w:val="single" w:sz="4" w:space="0" w:color="auto"/>
            </w:tcBorders>
            <w:vAlign w:val="center"/>
          </w:tcPr>
          <w:p w14:paraId="3B126041" w14:textId="77777777" w:rsidR="001E39A9" w:rsidRPr="000D0C0A" w:rsidRDefault="001E39A9" w:rsidP="00A512AE">
            <w:pPr>
              <w:pStyle w:val="NoSpacing"/>
              <w:ind w:firstLine="0"/>
              <w:jc w:val="center"/>
              <w:rPr>
                <w:b/>
                <w:sz w:val="20"/>
                <w:lang w:val="en-GB"/>
              </w:rPr>
            </w:pPr>
            <w:r w:rsidRPr="000D0C0A">
              <w:rPr>
                <w:b/>
                <w:sz w:val="20"/>
                <w:lang w:val="en-GB"/>
              </w:rPr>
              <w:t>CRF File Size</w:t>
            </w:r>
          </w:p>
          <w:p w14:paraId="4B0373B5" w14:textId="77777777" w:rsidR="001E39A9" w:rsidRPr="000D0C0A" w:rsidRDefault="00B0540D" w:rsidP="00A512AE">
            <w:pPr>
              <w:pStyle w:val="NoSpacing"/>
              <w:ind w:firstLine="0"/>
              <w:jc w:val="center"/>
              <w:rPr>
                <w:b/>
                <w:sz w:val="20"/>
                <w:lang w:val="en-GB"/>
              </w:rPr>
            </w:pPr>
            <w:r w:rsidRPr="000D0C0A">
              <w:rPr>
                <w:b/>
                <w:sz w:val="20"/>
                <w:lang w:val="en-GB"/>
              </w:rPr>
              <w:t xml:space="preserve">% </w:t>
            </w:r>
            <w:r w:rsidR="001E39A9" w:rsidRPr="000D0C0A">
              <w:rPr>
                <w:b/>
                <w:sz w:val="20"/>
                <w:lang w:val="en-GB"/>
              </w:rPr>
              <w:t>Difference</w:t>
            </w:r>
          </w:p>
        </w:tc>
        <w:tc>
          <w:tcPr>
            <w:tcW w:w="0" w:type="auto"/>
            <w:tcBorders>
              <w:top w:val="double" w:sz="6" w:space="0" w:color="auto"/>
              <w:bottom w:val="single" w:sz="4" w:space="0" w:color="auto"/>
            </w:tcBorders>
            <w:vAlign w:val="center"/>
          </w:tcPr>
          <w:p w14:paraId="5E7AB547" w14:textId="77777777" w:rsidR="001E39A9" w:rsidRPr="000D0C0A" w:rsidRDefault="001E39A9" w:rsidP="00A512AE">
            <w:pPr>
              <w:pStyle w:val="NoSpacing"/>
              <w:ind w:firstLine="0"/>
              <w:jc w:val="center"/>
              <w:rPr>
                <w:b/>
                <w:sz w:val="20"/>
                <w:lang w:val="en-GB"/>
              </w:rPr>
            </w:pPr>
            <w:r w:rsidRPr="000D0C0A">
              <w:rPr>
                <w:b/>
                <w:sz w:val="20"/>
                <w:lang w:val="en-GB"/>
              </w:rPr>
              <w:t>Average Bitrate</w:t>
            </w:r>
          </w:p>
          <w:p w14:paraId="24894C6C" w14:textId="77777777" w:rsidR="001E39A9" w:rsidRPr="000D0C0A" w:rsidRDefault="00B0540D" w:rsidP="00A512AE">
            <w:pPr>
              <w:pStyle w:val="NoSpacing"/>
              <w:ind w:firstLine="0"/>
              <w:jc w:val="center"/>
              <w:rPr>
                <w:b/>
                <w:sz w:val="20"/>
                <w:lang w:val="en-GB"/>
              </w:rPr>
            </w:pPr>
            <w:r w:rsidRPr="000D0C0A">
              <w:rPr>
                <w:b/>
                <w:sz w:val="20"/>
                <w:lang w:val="en-GB"/>
              </w:rPr>
              <w:t xml:space="preserve">% </w:t>
            </w:r>
            <w:r w:rsidR="001E39A9" w:rsidRPr="000D0C0A">
              <w:rPr>
                <w:b/>
                <w:sz w:val="20"/>
                <w:lang w:val="en-GB"/>
              </w:rPr>
              <w:t>File Size Difference</w:t>
            </w:r>
          </w:p>
        </w:tc>
      </w:tr>
      <w:tr w:rsidR="006F31FC" w:rsidRPr="000D0C0A" w14:paraId="5B59C9A7" w14:textId="77777777" w:rsidTr="006F31FC">
        <w:trPr>
          <w:trHeight w:val="112"/>
          <w:jc w:val="center"/>
        </w:trPr>
        <w:tc>
          <w:tcPr>
            <w:tcW w:w="0" w:type="auto"/>
            <w:tcBorders>
              <w:top w:val="single" w:sz="4" w:space="0" w:color="auto"/>
              <w:bottom w:val="nil"/>
            </w:tcBorders>
          </w:tcPr>
          <w:p w14:paraId="004E6FF5" w14:textId="77777777" w:rsidR="006F31FC" w:rsidRPr="000D0C0A" w:rsidRDefault="006F31FC" w:rsidP="00C97497">
            <w:pPr>
              <w:pStyle w:val="NoSpacing"/>
              <w:ind w:firstLine="0"/>
              <w:rPr>
                <w:sz w:val="20"/>
                <w:lang w:val="en-GB"/>
              </w:rPr>
            </w:pPr>
            <w:r w:rsidRPr="000D0C0A">
              <w:rPr>
                <w:sz w:val="20"/>
                <w:lang w:val="en-GB"/>
              </w:rPr>
              <w:t>1</w:t>
            </w:r>
          </w:p>
        </w:tc>
        <w:tc>
          <w:tcPr>
            <w:tcW w:w="0" w:type="auto"/>
            <w:tcBorders>
              <w:top w:val="single" w:sz="4" w:space="0" w:color="auto"/>
              <w:bottom w:val="nil"/>
            </w:tcBorders>
          </w:tcPr>
          <w:p w14:paraId="5C29AA12" w14:textId="77777777" w:rsidR="006F31FC" w:rsidRPr="000D0C0A" w:rsidRDefault="006F31FC" w:rsidP="00C97497">
            <w:pPr>
              <w:pStyle w:val="NoSpacing"/>
              <w:ind w:firstLine="0"/>
              <w:rPr>
                <w:sz w:val="20"/>
                <w:lang w:val="en-GB"/>
              </w:rPr>
            </w:pPr>
            <w:r w:rsidRPr="000D0C0A">
              <w:rPr>
                <w:sz w:val="20"/>
                <w:lang w:val="en-GB"/>
              </w:rPr>
              <w:t>4.6MB</w:t>
            </w:r>
          </w:p>
        </w:tc>
        <w:tc>
          <w:tcPr>
            <w:tcW w:w="0" w:type="auto"/>
            <w:tcBorders>
              <w:top w:val="single" w:sz="4" w:space="0" w:color="auto"/>
              <w:bottom w:val="nil"/>
            </w:tcBorders>
            <w:vAlign w:val="bottom"/>
          </w:tcPr>
          <w:p w14:paraId="456E6ADA" w14:textId="77777777" w:rsidR="006F31FC" w:rsidRPr="000D0C0A" w:rsidRDefault="006F31FC" w:rsidP="006F31FC">
            <w:pPr>
              <w:jc w:val="right"/>
              <w:rPr>
                <w:sz w:val="20"/>
              </w:rPr>
            </w:pPr>
            <w:r w:rsidRPr="000D0C0A">
              <w:rPr>
                <w:sz w:val="20"/>
              </w:rPr>
              <w:t>-1.8%</w:t>
            </w:r>
          </w:p>
        </w:tc>
        <w:tc>
          <w:tcPr>
            <w:tcW w:w="0" w:type="auto"/>
            <w:tcBorders>
              <w:top w:val="single" w:sz="4" w:space="0" w:color="auto"/>
              <w:bottom w:val="nil"/>
            </w:tcBorders>
            <w:vAlign w:val="bottom"/>
          </w:tcPr>
          <w:p w14:paraId="38060E27" w14:textId="77777777" w:rsidR="006F31FC" w:rsidRPr="000D0C0A" w:rsidRDefault="006F31FC" w:rsidP="006F31FC">
            <w:pPr>
              <w:jc w:val="right"/>
              <w:rPr>
                <w:sz w:val="20"/>
              </w:rPr>
            </w:pPr>
            <w:r w:rsidRPr="000D0C0A">
              <w:rPr>
                <w:sz w:val="20"/>
              </w:rPr>
              <w:t>N/A</w:t>
            </w:r>
          </w:p>
        </w:tc>
      </w:tr>
      <w:tr w:rsidR="006F31FC" w:rsidRPr="000D0C0A" w14:paraId="0A8156E0" w14:textId="77777777" w:rsidTr="006F31FC">
        <w:trPr>
          <w:trHeight w:val="91"/>
          <w:jc w:val="center"/>
        </w:trPr>
        <w:tc>
          <w:tcPr>
            <w:tcW w:w="0" w:type="auto"/>
            <w:tcBorders>
              <w:top w:val="nil"/>
            </w:tcBorders>
          </w:tcPr>
          <w:p w14:paraId="1E9A038E" w14:textId="77777777" w:rsidR="006F31FC" w:rsidRPr="000D0C0A" w:rsidRDefault="006F31FC" w:rsidP="00C97497">
            <w:pPr>
              <w:pStyle w:val="NoSpacing"/>
              <w:ind w:firstLine="0"/>
              <w:rPr>
                <w:sz w:val="20"/>
                <w:lang w:val="en-GB"/>
              </w:rPr>
            </w:pPr>
            <w:r w:rsidRPr="000D0C0A">
              <w:rPr>
                <w:sz w:val="20"/>
                <w:lang w:val="en-GB"/>
              </w:rPr>
              <w:t>2</w:t>
            </w:r>
          </w:p>
        </w:tc>
        <w:tc>
          <w:tcPr>
            <w:tcW w:w="0" w:type="auto"/>
            <w:tcBorders>
              <w:top w:val="nil"/>
            </w:tcBorders>
          </w:tcPr>
          <w:p w14:paraId="15872A0B" w14:textId="77777777" w:rsidR="006F31FC" w:rsidRPr="000D0C0A" w:rsidRDefault="006F31FC" w:rsidP="00C97497">
            <w:pPr>
              <w:pStyle w:val="NoSpacing"/>
              <w:ind w:firstLine="0"/>
              <w:rPr>
                <w:sz w:val="20"/>
                <w:lang w:val="en-GB"/>
              </w:rPr>
            </w:pPr>
            <w:r w:rsidRPr="000D0C0A">
              <w:rPr>
                <w:sz w:val="20"/>
                <w:lang w:val="en-GB"/>
              </w:rPr>
              <w:t>183MB</w:t>
            </w:r>
          </w:p>
        </w:tc>
        <w:tc>
          <w:tcPr>
            <w:tcW w:w="0" w:type="auto"/>
            <w:tcBorders>
              <w:top w:val="nil"/>
            </w:tcBorders>
            <w:vAlign w:val="bottom"/>
          </w:tcPr>
          <w:p w14:paraId="7D649819" w14:textId="77777777" w:rsidR="006F31FC" w:rsidRPr="000D0C0A" w:rsidRDefault="006F31FC" w:rsidP="006F31FC">
            <w:pPr>
              <w:jc w:val="right"/>
              <w:rPr>
                <w:sz w:val="20"/>
              </w:rPr>
            </w:pPr>
            <w:r w:rsidRPr="000D0C0A">
              <w:rPr>
                <w:sz w:val="20"/>
              </w:rPr>
              <w:t>0.2%</w:t>
            </w:r>
          </w:p>
        </w:tc>
        <w:tc>
          <w:tcPr>
            <w:tcW w:w="0" w:type="auto"/>
            <w:tcBorders>
              <w:top w:val="nil"/>
            </w:tcBorders>
            <w:vAlign w:val="bottom"/>
          </w:tcPr>
          <w:p w14:paraId="172BE874" w14:textId="77777777" w:rsidR="006F31FC" w:rsidRPr="000D0C0A" w:rsidRDefault="006F31FC" w:rsidP="006F31FC">
            <w:pPr>
              <w:jc w:val="right"/>
              <w:rPr>
                <w:sz w:val="20"/>
              </w:rPr>
            </w:pPr>
            <w:r w:rsidRPr="000D0C0A">
              <w:rPr>
                <w:sz w:val="20"/>
              </w:rPr>
              <w:t>0.9%</w:t>
            </w:r>
          </w:p>
        </w:tc>
      </w:tr>
      <w:tr w:rsidR="006F31FC" w:rsidRPr="000D0C0A" w14:paraId="635022B2" w14:textId="77777777" w:rsidTr="006F31FC">
        <w:trPr>
          <w:trHeight w:val="112"/>
          <w:jc w:val="center"/>
        </w:trPr>
        <w:tc>
          <w:tcPr>
            <w:tcW w:w="0" w:type="auto"/>
          </w:tcPr>
          <w:p w14:paraId="1EEE93B6" w14:textId="77777777" w:rsidR="006F31FC" w:rsidRPr="000D0C0A" w:rsidRDefault="006F31FC" w:rsidP="00C97497">
            <w:pPr>
              <w:pStyle w:val="NoSpacing"/>
              <w:ind w:firstLine="0"/>
              <w:rPr>
                <w:sz w:val="20"/>
                <w:lang w:val="en-GB"/>
              </w:rPr>
            </w:pPr>
            <w:r w:rsidRPr="000D0C0A">
              <w:rPr>
                <w:sz w:val="20"/>
                <w:lang w:val="en-GB"/>
              </w:rPr>
              <w:t>3</w:t>
            </w:r>
          </w:p>
        </w:tc>
        <w:tc>
          <w:tcPr>
            <w:tcW w:w="0" w:type="auto"/>
          </w:tcPr>
          <w:p w14:paraId="41A579C5" w14:textId="77777777" w:rsidR="006F31FC" w:rsidRPr="000D0C0A" w:rsidRDefault="006F31FC" w:rsidP="00C97497">
            <w:pPr>
              <w:pStyle w:val="NoSpacing"/>
              <w:ind w:firstLine="0"/>
              <w:rPr>
                <w:sz w:val="20"/>
                <w:lang w:val="en-GB"/>
              </w:rPr>
            </w:pPr>
            <w:r w:rsidRPr="000D0C0A">
              <w:rPr>
                <w:sz w:val="20"/>
                <w:lang w:val="en-GB"/>
              </w:rPr>
              <w:t>237MB</w:t>
            </w:r>
          </w:p>
        </w:tc>
        <w:tc>
          <w:tcPr>
            <w:tcW w:w="0" w:type="auto"/>
            <w:vAlign w:val="bottom"/>
          </w:tcPr>
          <w:p w14:paraId="043D4D71" w14:textId="77777777" w:rsidR="006F31FC" w:rsidRPr="000D0C0A" w:rsidRDefault="006F31FC" w:rsidP="006F31FC">
            <w:pPr>
              <w:jc w:val="right"/>
              <w:rPr>
                <w:sz w:val="20"/>
              </w:rPr>
            </w:pPr>
            <w:r w:rsidRPr="000D0C0A">
              <w:rPr>
                <w:sz w:val="20"/>
              </w:rPr>
              <w:t>-6.2%</w:t>
            </w:r>
          </w:p>
        </w:tc>
        <w:tc>
          <w:tcPr>
            <w:tcW w:w="0" w:type="auto"/>
            <w:vAlign w:val="bottom"/>
          </w:tcPr>
          <w:p w14:paraId="3ED0977B" w14:textId="77777777" w:rsidR="006F31FC" w:rsidRPr="000D0C0A" w:rsidRDefault="006F31FC" w:rsidP="006F31FC">
            <w:pPr>
              <w:jc w:val="right"/>
              <w:rPr>
                <w:sz w:val="20"/>
              </w:rPr>
            </w:pPr>
            <w:r w:rsidRPr="000D0C0A">
              <w:rPr>
                <w:sz w:val="20"/>
              </w:rPr>
              <w:t>0.7%</w:t>
            </w:r>
          </w:p>
        </w:tc>
      </w:tr>
      <w:tr w:rsidR="006F31FC" w:rsidRPr="000D0C0A" w14:paraId="37526017" w14:textId="77777777" w:rsidTr="006F31FC">
        <w:trPr>
          <w:trHeight w:val="112"/>
          <w:jc w:val="center"/>
        </w:trPr>
        <w:tc>
          <w:tcPr>
            <w:tcW w:w="0" w:type="auto"/>
          </w:tcPr>
          <w:p w14:paraId="144FFEC7" w14:textId="77777777" w:rsidR="006F31FC" w:rsidRPr="000D0C0A" w:rsidRDefault="006F31FC" w:rsidP="00C97497">
            <w:pPr>
              <w:pStyle w:val="NoSpacing"/>
              <w:ind w:firstLine="0"/>
              <w:rPr>
                <w:sz w:val="20"/>
                <w:lang w:val="en-GB"/>
              </w:rPr>
            </w:pPr>
            <w:r w:rsidRPr="000D0C0A">
              <w:rPr>
                <w:sz w:val="20"/>
                <w:lang w:val="en-GB"/>
              </w:rPr>
              <w:t>4</w:t>
            </w:r>
          </w:p>
        </w:tc>
        <w:tc>
          <w:tcPr>
            <w:tcW w:w="0" w:type="auto"/>
          </w:tcPr>
          <w:p w14:paraId="5BEDD249" w14:textId="77777777" w:rsidR="006F31FC" w:rsidRPr="000D0C0A" w:rsidRDefault="006F31FC" w:rsidP="00C97497">
            <w:pPr>
              <w:pStyle w:val="NoSpacing"/>
              <w:ind w:firstLine="0"/>
              <w:rPr>
                <w:sz w:val="20"/>
                <w:lang w:val="en-GB"/>
              </w:rPr>
            </w:pPr>
            <w:r w:rsidRPr="000D0C0A">
              <w:rPr>
                <w:sz w:val="20"/>
                <w:lang w:val="en-GB"/>
              </w:rPr>
              <w:t>364MB</w:t>
            </w:r>
          </w:p>
        </w:tc>
        <w:tc>
          <w:tcPr>
            <w:tcW w:w="0" w:type="auto"/>
            <w:vAlign w:val="bottom"/>
          </w:tcPr>
          <w:p w14:paraId="4DA92AFD" w14:textId="77777777" w:rsidR="006F31FC" w:rsidRPr="000D0C0A" w:rsidRDefault="006F31FC" w:rsidP="006F31FC">
            <w:pPr>
              <w:jc w:val="right"/>
              <w:rPr>
                <w:sz w:val="20"/>
              </w:rPr>
            </w:pPr>
            <w:r w:rsidRPr="000D0C0A">
              <w:rPr>
                <w:sz w:val="20"/>
              </w:rPr>
              <w:t>-2.5%</w:t>
            </w:r>
          </w:p>
        </w:tc>
        <w:tc>
          <w:tcPr>
            <w:tcW w:w="0" w:type="auto"/>
            <w:vAlign w:val="bottom"/>
          </w:tcPr>
          <w:p w14:paraId="6DE2F809" w14:textId="77777777" w:rsidR="006F31FC" w:rsidRPr="000D0C0A" w:rsidRDefault="006F31FC" w:rsidP="006F31FC">
            <w:pPr>
              <w:jc w:val="right"/>
              <w:rPr>
                <w:sz w:val="20"/>
              </w:rPr>
            </w:pPr>
            <w:r w:rsidRPr="000D0C0A">
              <w:rPr>
                <w:sz w:val="20"/>
              </w:rPr>
              <w:t>1.1%</w:t>
            </w:r>
          </w:p>
        </w:tc>
      </w:tr>
      <w:tr w:rsidR="006F31FC" w:rsidRPr="000D0C0A" w14:paraId="3FC2E708" w14:textId="77777777" w:rsidTr="006F31FC">
        <w:trPr>
          <w:trHeight w:val="106"/>
          <w:jc w:val="center"/>
        </w:trPr>
        <w:tc>
          <w:tcPr>
            <w:tcW w:w="0" w:type="auto"/>
          </w:tcPr>
          <w:p w14:paraId="6E3D1EB4" w14:textId="77777777" w:rsidR="006F31FC" w:rsidRPr="000D0C0A" w:rsidRDefault="006F31FC" w:rsidP="00C97497">
            <w:pPr>
              <w:pStyle w:val="NoSpacing"/>
              <w:ind w:firstLine="0"/>
              <w:rPr>
                <w:sz w:val="20"/>
                <w:lang w:val="en-GB"/>
              </w:rPr>
            </w:pPr>
            <w:r w:rsidRPr="000D0C0A">
              <w:rPr>
                <w:sz w:val="20"/>
                <w:lang w:val="en-GB"/>
              </w:rPr>
              <w:t>5</w:t>
            </w:r>
          </w:p>
        </w:tc>
        <w:tc>
          <w:tcPr>
            <w:tcW w:w="0" w:type="auto"/>
          </w:tcPr>
          <w:p w14:paraId="39CFE31E" w14:textId="77777777" w:rsidR="006F31FC" w:rsidRPr="000D0C0A" w:rsidRDefault="006F31FC" w:rsidP="00C97497">
            <w:pPr>
              <w:pStyle w:val="NoSpacing"/>
              <w:ind w:firstLine="0"/>
              <w:rPr>
                <w:sz w:val="20"/>
                <w:lang w:val="en-GB"/>
              </w:rPr>
            </w:pPr>
            <w:r w:rsidRPr="000D0C0A">
              <w:rPr>
                <w:sz w:val="20"/>
                <w:lang w:val="en-GB"/>
              </w:rPr>
              <w:t>798MB</w:t>
            </w:r>
          </w:p>
        </w:tc>
        <w:tc>
          <w:tcPr>
            <w:tcW w:w="0" w:type="auto"/>
            <w:vAlign w:val="bottom"/>
          </w:tcPr>
          <w:p w14:paraId="7748B5F6" w14:textId="77777777" w:rsidR="006F31FC" w:rsidRPr="000D0C0A" w:rsidRDefault="006F31FC" w:rsidP="006F31FC">
            <w:pPr>
              <w:jc w:val="right"/>
              <w:rPr>
                <w:sz w:val="20"/>
              </w:rPr>
            </w:pPr>
            <w:r w:rsidRPr="000D0C0A">
              <w:rPr>
                <w:sz w:val="20"/>
              </w:rPr>
              <w:t>-11.4%</w:t>
            </w:r>
          </w:p>
        </w:tc>
        <w:tc>
          <w:tcPr>
            <w:tcW w:w="0" w:type="auto"/>
            <w:vAlign w:val="bottom"/>
          </w:tcPr>
          <w:p w14:paraId="3B7983D2" w14:textId="77777777" w:rsidR="006F31FC" w:rsidRPr="000D0C0A" w:rsidRDefault="006F31FC" w:rsidP="006F31FC">
            <w:pPr>
              <w:jc w:val="right"/>
              <w:rPr>
                <w:sz w:val="20"/>
              </w:rPr>
            </w:pPr>
            <w:r w:rsidRPr="000D0C0A">
              <w:rPr>
                <w:sz w:val="20"/>
              </w:rPr>
              <w:t>0.5%</w:t>
            </w:r>
          </w:p>
        </w:tc>
      </w:tr>
      <w:tr w:rsidR="00D40F8A" w:rsidRPr="000D0C0A" w14:paraId="7240B32C" w14:textId="77777777" w:rsidTr="002E2C05">
        <w:trPr>
          <w:trHeight w:val="112"/>
          <w:jc w:val="center"/>
        </w:trPr>
        <w:tc>
          <w:tcPr>
            <w:tcW w:w="0" w:type="auto"/>
          </w:tcPr>
          <w:p w14:paraId="3325EC48" w14:textId="77777777" w:rsidR="00D40F8A" w:rsidRPr="000D0C0A" w:rsidRDefault="00D40F8A" w:rsidP="002E2C05">
            <w:pPr>
              <w:pStyle w:val="NoSpacing"/>
              <w:ind w:firstLine="0"/>
              <w:rPr>
                <w:sz w:val="20"/>
                <w:lang w:val="en-GB"/>
              </w:rPr>
            </w:pPr>
            <w:r w:rsidRPr="000D0C0A">
              <w:rPr>
                <w:sz w:val="20"/>
                <w:lang w:val="en-GB"/>
              </w:rPr>
              <w:t>6</w:t>
            </w:r>
          </w:p>
        </w:tc>
        <w:tc>
          <w:tcPr>
            <w:tcW w:w="0" w:type="auto"/>
          </w:tcPr>
          <w:p w14:paraId="50E65FD8" w14:textId="77777777" w:rsidR="00D40F8A" w:rsidRPr="000D0C0A" w:rsidRDefault="00D40F8A" w:rsidP="002E2C05">
            <w:pPr>
              <w:pStyle w:val="NoSpacing"/>
              <w:ind w:firstLine="0"/>
              <w:rPr>
                <w:sz w:val="20"/>
                <w:lang w:val="en-GB"/>
              </w:rPr>
            </w:pPr>
            <w:r w:rsidRPr="000D0C0A">
              <w:rPr>
                <w:sz w:val="20"/>
                <w:lang w:val="en-GB"/>
              </w:rPr>
              <w:t>1.54GB</w:t>
            </w:r>
          </w:p>
        </w:tc>
        <w:tc>
          <w:tcPr>
            <w:tcW w:w="0" w:type="auto"/>
            <w:vAlign w:val="bottom"/>
          </w:tcPr>
          <w:p w14:paraId="30F7CB92" w14:textId="77777777" w:rsidR="00D40F8A" w:rsidRPr="000D0C0A" w:rsidRDefault="00D40F8A" w:rsidP="002E2C05">
            <w:pPr>
              <w:jc w:val="right"/>
              <w:rPr>
                <w:sz w:val="20"/>
              </w:rPr>
            </w:pPr>
            <w:r w:rsidRPr="000D0C0A">
              <w:rPr>
                <w:sz w:val="20"/>
              </w:rPr>
              <w:t>-0.8%</w:t>
            </w:r>
          </w:p>
        </w:tc>
        <w:tc>
          <w:tcPr>
            <w:tcW w:w="0" w:type="auto"/>
            <w:vAlign w:val="bottom"/>
          </w:tcPr>
          <w:p w14:paraId="2D495B4F" w14:textId="77777777" w:rsidR="00D40F8A" w:rsidRPr="000D0C0A" w:rsidRDefault="00D40F8A" w:rsidP="002E2C05">
            <w:pPr>
              <w:jc w:val="right"/>
              <w:rPr>
                <w:sz w:val="20"/>
              </w:rPr>
            </w:pPr>
            <w:r w:rsidRPr="000D0C0A">
              <w:rPr>
                <w:sz w:val="20"/>
              </w:rPr>
              <w:t>-1.6%</w:t>
            </w:r>
          </w:p>
        </w:tc>
      </w:tr>
      <w:tr w:rsidR="00D40F8A" w:rsidRPr="000D0C0A" w14:paraId="4325D067" w14:textId="77777777" w:rsidTr="002E2C05">
        <w:trPr>
          <w:trHeight w:val="112"/>
          <w:jc w:val="center"/>
        </w:trPr>
        <w:tc>
          <w:tcPr>
            <w:tcW w:w="0" w:type="auto"/>
          </w:tcPr>
          <w:p w14:paraId="37269825" w14:textId="77777777" w:rsidR="00D40F8A" w:rsidRPr="000D0C0A" w:rsidRDefault="00D40F8A" w:rsidP="002E2C05">
            <w:pPr>
              <w:pStyle w:val="NoSpacing"/>
              <w:ind w:firstLine="0"/>
              <w:rPr>
                <w:sz w:val="20"/>
                <w:lang w:val="en-GB"/>
              </w:rPr>
            </w:pPr>
            <w:r>
              <w:rPr>
                <w:sz w:val="20"/>
                <w:lang w:val="en-GB"/>
              </w:rPr>
              <w:t>7</w:t>
            </w:r>
          </w:p>
        </w:tc>
        <w:tc>
          <w:tcPr>
            <w:tcW w:w="0" w:type="auto"/>
          </w:tcPr>
          <w:p w14:paraId="5EA79257" w14:textId="77777777" w:rsidR="00D40F8A" w:rsidRPr="000D0C0A" w:rsidRDefault="00D40F8A" w:rsidP="002E2C05">
            <w:pPr>
              <w:pStyle w:val="NoSpacing"/>
              <w:ind w:firstLine="0"/>
              <w:rPr>
                <w:sz w:val="20"/>
                <w:lang w:val="en-GB"/>
              </w:rPr>
            </w:pPr>
            <w:r w:rsidRPr="000D0C0A">
              <w:rPr>
                <w:sz w:val="20"/>
                <w:lang w:val="en-GB"/>
              </w:rPr>
              <w:t>6.32GB</w:t>
            </w:r>
          </w:p>
        </w:tc>
        <w:tc>
          <w:tcPr>
            <w:tcW w:w="0" w:type="auto"/>
            <w:vAlign w:val="bottom"/>
          </w:tcPr>
          <w:p w14:paraId="5DA5F7B5" w14:textId="77777777" w:rsidR="00D40F8A" w:rsidRPr="000D0C0A" w:rsidRDefault="00D40F8A" w:rsidP="002E2C05">
            <w:pPr>
              <w:jc w:val="right"/>
              <w:rPr>
                <w:sz w:val="20"/>
              </w:rPr>
            </w:pPr>
            <w:r w:rsidRPr="000D0C0A">
              <w:rPr>
                <w:sz w:val="20"/>
              </w:rPr>
              <w:t>5.8%</w:t>
            </w:r>
          </w:p>
        </w:tc>
        <w:tc>
          <w:tcPr>
            <w:tcW w:w="0" w:type="auto"/>
            <w:vAlign w:val="bottom"/>
          </w:tcPr>
          <w:p w14:paraId="431CCE5E" w14:textId="77777777" w:rsidR="00D40F8A" w:rsidRPr="000D0C0A" w:rsidRDefault="00D40F8A" w:rsidP="002E2C05">
            <w:pPr>
              <w:jc w:val="right"/>
              <w:rPr>
                <w:sz w:val="20"/>
              </w:rPr>
            </w:pPr>
            <w:r w:rsidRPr="000D0C0A">
              <w:rPr>
                <w:sz w:val="20"/>
              </w:rPr>
              <w:t>-0.1%</w:t>
            </w:r>
          </w:p>
        </w:tc>
      </w:tr>
      <w:tr w:rsidR="00D40F8A" w:rsidRPr="000D0C0A" w14:paraId="6339402B" w14:textId="77777777" w:rsidTr="006F31FC">
        <w:trPr>
          <w:trHeight w:val="112"/>
          <w:jc w:val="center"/>
        </w:trPr>
        <w:tc>
          <w:tcPr>
            <w:tcW w:w="0" w:type="auto"/>
          </w:tcPr>
          <w:p w14:paraId="1CB8DA9C" w14:textId="77777777" w:rsidR="00D40F8A" w:rsidRPr="000D0C0A" w:rsidRDefault="00D40F8A" w:rsidP="00C97497">
            <w:pPr>
              <w:pStyle w:val="NoSpacing"/>
              <w:ind w:firstLine="0"/>
              <w:rPr>
                <w:sz w:val="20"/>
                <w:lang w:val="en-GB"/>
              </w:rPr>
            </w:pPr>
            <w:r>
              <w:rPr>
                <w:sz w:val="20"/>
                <w:lang w:val="en-GB"/>
              </w:rPr>
              <w:t>8</w:t>
            </w:r>
          </w:p>
        </w:tc>
        <w:tc>
          <w:tcPr>
            <w:tcW w:w="0" w:type="auto"/>
          </w:tcPr>
          <w:p w14:paraId="7AA74851" w14:textId="77777777" w:rsidR="00D40F8A" w:rsidRPr="000D0C0A" w:rsidRDefault="00D40F8A" w:rsidP="00C97497">
            <w:pPr>
              <w:pStyle w:val="NoSpacing"/>
              <w:ind w:firstLine="0"/>
              <w:rPr>
                <w:sz w:val="20"/>
                <w:lang w:val="en-GB"/>
              </w:rPr>
            </w:pPr>
            <w:r w:rsidRPr="000D0C0A">
              <w:rPr>
                <w:sz w:val="20"/>
                <w:lang w:val="en-GB"/>
              </w:rPr>
              <w:t>10.52GB</w:t>
            </w:r>
          </w:p>
        </w:tc>
        <w:tc>
          <w:tcPr>
            <w:tcW w:w="0" w:type="auto"/>
            <w:vAlign w:val="bottom"/>
          </w:tcPr>
          <w:p w14:paraId="7E8E4DB9" w14:textId="77777777" w:rsidR="00D40F8A" w:rsidRPr="000D0C0A" w:rsidRDefault="00D40F8A" w:rsidP="006F31FC">
            <w:pPr>
              <w:jc w:val="right"/>
              <w:rPr>
                <w:sz w:val="20"/>
              </w:rPr>
            </w:pPr>
            <w:r w:rsidRPr="000D0C0A">
              <w:rPr>
                <w:sz w:val="20"/>
              </w:rPr>
              <w:t>0.0%</w:t>
            </w:r>
          </w:p>
        </w:tc>
        <w:tc>
          <w:tcPr>
            <w:tcW w:w="0" w:type="auto"/>
            <w:vAlign w:val="bottom"/>
          </w:tcPr>
          <w:p w14:paraId="3448AD9D" w14:textId="77777777" w:rsidR="00D40F8A" w:rsidRPr="000D0C0A" w:rsidRDefault="00D40F8A" w:rsidP="006F31FC">
            <w:pPr>
              <w:jc w:val="right"/>
              <w:rPr>
                <w:sz w:val="20"/>
              </w:rPr>
            </w:pPr>
            <w:r w:rsidRPr="007F55D2">
              <w:rPr>
                <w:sz w:val="20"/>
              </w:rPr>
              <w:t>-0.6%</w:t>
            </w:r>
          </w:p>
        </w:tc>
      </w:tr>
    </w:tbl>
    <w:p w14:paraId="491B29B3" w14:textId="46C55AA1" w:rsidR="003239E0" w:rsidRDefault="00555226" w:rsidP="003239E0">
      <w:r>
        <w:t xml:space="preserve">As we can see from the Table 5, the AB file compression was not affected </w:t>
      </w:r>
      <w:r w:rsidR="00D11896">
        <w:t xml:space="preserve">by </w:t>
      </w:r>
      <w:r w:rsidR="0001426A">
        <w:t xml:space="preserve">our input segmentation </w:t>
      </w:r>
      <w:r w:rsidR="002F0299">
        <w:t>by any more than</w:t>
      </w:r>
      <w:r>
        <w:t xml:space="preserve"> 1.6%.</w:t>
      </w:r>
      <w:r w:rsidR="00494143">
        <w:t xml:space="preserve"> CRF, however, was affected more substan</w:t>
      </w:r>
      <w:r w:rsidR="008E083B">
        <w:t>tially, with a maximum of 11.4%.</w:t>
      </w:r>
    </w:p>
    <w:p w14:paraId="442CAE02" w14:textId="72A1ED57" w:rsidR="0086375C" w:rsidRDefault="000A771E" w:rsidP="00270804">
      <w:pPr>
        <w:pStyle w:val="Heading1"/>
        <w:rPr>
          <w:i/>
          <w:szCs w:val="24"/>
        </w:rPr>
      </w:pPr>
      <w:r w:rsidRPr="000D0C0A">
        <w:lastRenderedPageBreak/>
        <w:t>Evaluation</w:t>
      </w:r>
      <w:r w:rsidR="006E0DCA" w:rsidRPr="00B86441">
        <w:rPr>
          <w:i/>
          <w:szCs w:val="24"/>
        </w:rPr>
        <w:t> </w:t>
      </w:r>
    </w:p>
    <w:p w14:paraId="011C5993" w14:textId="77777777" w:rsidR="00A0100D" w:rsidRPr="000D0C0A" w:rsidRDefault="00A0100D" w:rsidP="00742EC2">
      <w:pPr>
        <w:ind w:firstLine="0"/>
      </w:pPr>
      <w:r>
        <w:t>Our original</w:t>
      </w:r>
      <w:r w:rsidRPr="000D0C0A">
        <w:t xml:space="preserve"> research question for this project </w:t>
      </w:r>
      <w:r>
        <w:t>was</w:t>
      </w:r>
      <w:r w:rsidRPr="000D0C0A">
        <w:t xml:space="preserve">, ‘Can the </w:t>
      </w:r>
      <w:r w:rsidRPr="00207A14">
        <w:rPr>
          <w:i/>
        </w:rPr>
        <w:t>MapReduce</w:t>
      </w:r>
      <w:r w:rsidRPr="000D0C0A">
        <w:t xml:space="preserve"> paradigm be used for video transcoding in an effective manner, so that it scales well across machines, has comparable output quality to current sequential encoders, and impr</w:t>
      </w:r>
      <w:r>
        <w:t>oves performance overall?’</w:t>
      </w:r>
    </w:p>
    <w:p w14:paraId="37A4FD86" w14:textId="77777777" w:rsidR="00287C96" w:rsidRPr="00287C96" w:rsidRDefault="00A0100D" w:rsidP="00287C96">
      <w:r>
        <w:t xml:space="preserve">We will now evaluate each aspect of this question, </w:t>
      </w:r>
      <w:r w:rsidR="001F18FC">
        <w:t xml:space="preserve">and comment on the overall </w:t>
      </w:r>
      <w:r w:rsidR="00BB21CD">
        <w:t>suitability</w:t>
      </w:r>
      <w:r w:rsidR="001F18FC">
        <w:t xml:space="preserve"> of </w:t>
      </w:r>
      <w:r w:rsidR="001F18FC" w:rsidRPr="00DC0C42">
        <w:rPr>
          <w:i/>
        </w:rPr>
        <w:t>M</w:t>
      </w:r>
      <w:r w:rsidR="00BA20FF" w:rsidRPr="00DC0C42">
        <w:rPr>
          <w:i/>
        </w:rPr>
        <w:t>apReduce</w:t>
      </w:r>
      <w:r w:rsidR="00207A14">
        <w:t xml:space="preserve"> for video transcoding based on our </w:t>
      </w:r>
      <w:r w:rsidR="009F457A">
        <w:t xml:space="preserve">performance </w:t>
      </w:r>
      <w:r w:rsidR="00207A14">
        <w:t>results</w:t>
      </w:r>
      <w:r w:rsidR="00596B4F">
        <w:t xml:space="preserve"> and </w:t>
      </w:r>
      <w:r w:rsidR="00274332">
        <w:t>evaluation</w:t>
      </w:r>
      <w:r w:rsidR="00596B4F">
        <w:t xml:space="preserve"> of the output</w:t>
      </w:r>
      <w:r w:rsidR="00207A14">
        <w:t>.</w:t>
      </w:r>
    </w:p>
    <w:p w14:paraId="4F9EBC18" w14:textId="77777777" w:rsidR="00463A1F" w:rsidRDefault="00431FA2" w:rsidP="00FF5CF7">
      <w:pPr>
        <w:pStyle w:val="Heading2"/>
      </w:pPr>
      <w:r>
        <w:t xml:space="preserve">Solution </w:t>
      </w:r>
      <w:r w:rsidR="00463A1F">
        <w:t>Strengths and Limitations</w:t>
      </w:r>
    </w:p>
    <w:p w14:paraId="17A2D5CA" w14:textId="77777777" w:rsidR="00216C63" w:rsidRDefault="0086375C" w:rsidP="00032FE3">
      <w:pPr>
        <w:pStyle w:val="Heading3"/>
      </w:pPr>
      <w:r w:rsidRPr="0086375C">
        <w:t>Can the solution scale over many machines effectively?</w:t>
      </w:r>
    </w:p>
    <w:p w14:paraId="0B8424FB" w14:textId="66A925C2" w:rsidR="00F6020E" w:rsidRDefault="007D0BAE" w:rsidP="00742EC2">
      <w:pPr>
        <w:ind w:firstLine="0"/>
      </w:pPr>
      <w:r>
        <w:t xml:space="preserve">Making use of the cluster </w:t>
      </w:r>
      <w:r w:rsidR="007F28C9" w:rsidRPr="0086375C">
        <w:t>effectively</w:t>
      </w:r>
      <w:r>
        <w:t xml:space="preserve"> is </w:t>
      </w:r>
      <w:r w:rsidR="0042776E">
        <w:t xml:space="preserve">an </w:t>
      </w:r>
      <w:r>
        <w:t xml:space="preserve">important part of any distributed system, especially one that uses pay-as-go </w:t>
      </w:r>
      <w:proofErr w:type="spellStart"/>
      <w:r>
        <w:t>IaaS</w:t>
      </w:r>
      <w:proofErr w:type="spellEnd"/>
      <w:r>
        <w:t xml:space="preserve"> service, such as ours. Ensuring that when further machines are added to the cluster that their extra computational power is taken advantage of, </w:t>
      </w:r>
      <w:r w:rsidR="00556736">
        <w:t>is</w:t>
      </w:r>
      <w:r>
        <w:t xml:space="preserve"> important to </w:t>
      </w:r>
      <w:r w:rsidR="002F0299">
        <w:t xml:space="preserve">our </w:t>
      </w:r>
      <w:r>
        <w:t xml:space="preserve">solution </w:t>
      </w:r>
      <w:r w:rsidR="002F0299">
        <w:t>being</w:t>
      </w:r>
      <w:r w:rsidR="00556736">
        <w:t xml:space="preserve"> useful in real world scenario</w:t>
      </w:r>
      <w:r w:rsidR="005F0335">
        <w:t xml:space="preserve">s, </w:t>
      </w:r>
      <w:r w:rsidR="008F329E">
        <w:t>which</w:t>
      </w:r>
      <w:r w:rsidR="00556736">
        <w:t xml:space="preserve"> </w:t>
      </w:r>
      <w:r w:rsidR="005F0335">
        <w:t xml:space="preserve">often </w:t>
      </w:r>
      <w:r w:rsidR="00556736">
        <w:t>have various elastic loads.</w:t>
      </w:r>
    </w:p>
    <w:p w14:paraId="5CF05D87" w14:textId="3F070334" w:rsidR="00E80C68" w:rsidRDefault="00F82808" w:rsidP="00032FE3">
      <w:r>
        <w:t>Our scalability tests (Figure 10)</w:t>
      </w:r>
      <w:r w:rsidR="000810AF">
        <w:t xml:space="preserve"> clearly </w:t>
      </w:r>
      <w:r>
        <w:t>showed</w:t>
      </w:r>
      <w:r w:rsidR="000810AF">
        <w:t xml:space="preserve"> </w:t>
      </w:r>
      <w:r w:rsidR="00DB4F2D">
        <w:t>that files</w:t>
      </w:r>
      <w:r w:rsidR="00E80C68" w:rsidRPr="00E80C68">
        <w:t xml:space="preserve"> smaller than the block size do not gain any performance increases</w:t>
      </w:r>
      <w:r w:rsidR="002B3FEE">
        <w:t xml:space="preserve"> (</w:t>
      </w:r>
      <w:r w:rsidR="001E7A55">
        <w:t>e.g.</w:t>
      </w:r>
      <w:r w:rsidR="00804E99">
        <w:t xml:space="preserve"> test file 1)</w:t>
      </w:r>
      <w:r w:rsidR="00E80C68" w:rsidRPr="00E80C68">
        <w:t xml:space="preserve">. This is because with only one block to process, only one </w:t>
      </w:r>
      <w:r w:rsidR="00E80C68" w:rsidRPr="00E80C68">
        <w:rPr>
          <w:i/>
        </w:rPr>
        <w:t>Map Task</w:t>
      </w:r>
      <w:r w:rsidR="00E80C68" w:rsidRPr="00E80C68">
        <w:t xml:space="preserve"> is created and so the capacity of the cluster is always under-utilised</w:t>
      </w:r>
      <w:r w:rsidR="00E80C68" w:rsidRPr="00E80C68">
        <w:rPr>
          <w:sz w:val="20"/>
        </w:rPr>
        <w:t>.</w:t>
      </w:r>
      <w:r w:rsidR="00E80C68">
        <w:t xml:space="preserve"> </w:t>
      </w:r>
      <w:r w:rsidR="000F1918">
        <w:t>T</w:t>
      </w:r>
      <w:r w:rsidR="007752FC">
        <w:t xml:space="preserve">est </w:t>
      </w:r>
      <w:r w:rsidR="00D90336">
        <w:t>f</w:t>
      </w:r>
      <w:r w:rsidR="00E80C68" w:rsidRPr="00E80C68">
        <w:t xml:space="preserve">iles 2, 3 and 4 clearly stop gaining any large performance increase after the number of </w:t>
      </w:r>
      <w:r w:rsidR="00E80C68" w:rsidRPr="00E80C68">
        <w:rPr>
          <w:i/>
        </w:rPr>
        <w:t xml:space="preserve">Map Task Slots </w:t>
      </w:r>
      <w:r w:rsidR="00E80C68" w:rsidRPr="00E80C68">
        <w:t xml:space="preserve">in the cluster exceeds the number of </w:t>
      </w:r>
      <w:r w:rsidR="00E80C68" w:rsidRPr="00E80C68">
        <w:rPr>
          <w:i/>
        </w:rPr>
        <w:t xml:space="preserve">Map Tasks </w:t>
      </w:r>
      <w:r w:rsidR="00E80C68" w:rsidRPr="00E80C68">
        <w:t>they have to process (21, 28 and 43 respectively). Files 5 and 6 scale</w:t>
      </w:r>
      <w:r w:rsidR="008F508F">
        <w:t>d</w:t>
      </w:r>
      <w:r w:rsidR="00E80C68" w:rsidRPr="00E80C68">
        <w:t xml:space="preserve"> well initially and</w:t>
      </w:r>
      <w:r w:rsidR="005B6F51">
        <w:t xml:space="preserve"> always had</w:t>
      </w:r>
      <w:r w:rsidR="00E80C68" w:rsidRPr="00E80C68">
        <w:t xml:space="preserve"> enough </w:t>
      </w:r>
      <w:r w:rsidR="00E80C68" w:rsidRPr="00E80C68">
        <w:rPr>
          <w:i/>
        </w:rPr>
        <w:t>Map Tasks</w:t>
      </w:r>
      <w:r w:rsidR="00E80C68" w:rsidRPr="00E80C68">
        <w:t xml:space="preserve"> to fully utilise the cluster, although their </w:t>
      </w:r>
      <w:r w:rsidR="00DC795F">
        <w:t xml:space="preserve">rate of </w:t>
      </w:r>
      <w:r w:rsidR="00E80C68" w:rsidRPr="00E80C68">
        <w:t>i</w:t>
      </w:r>
      <w:r w:rsidR="00507D83">
        <w:t>ncrease in performance decreased</w:t>
      </w:r>
      <w:r w:rsidR="00DC795F">
        <w:t>,</w:t>
      </w:r>
      <w:r w:rsidR="00E80C68" w:rsidRPr="00E80C68">
        <w:t xml:space="preserve"> as in the other test files. </w:t>
      </w:r>
      <w:r w:rsidR="00DC795F">
        <w:t xml:space="preserve">In </w:t>
      </w:r>
      <w:r w:rsidR="009622FE" w:rsidRPr="00E80C68">
        <w:t>5 and 6</w:t>
      </w:r>
      <w:r w:rsidR="00DC795F">
        <w:t>, there was no increase in performance</w:t>
      </w:r>
      <w:r w:rsidR="00E80C68" w:rsidRPr="00E80C68">
        <w:t xml:space="preserve"> between 17 and 19 machines, highlighting the extremes of their scalability. </w:t>
      </w:r>
      <w:r w:rsidR="00DC795F">
        <w:t>O</w:t>
      </w:r>
      <w:r w:rsidR="00E80C68" w:rsidRPr="00E80C68">
        <w:t>ur</w:t>
      </w:r>
      <w:r w:rsidR="00DC795F">
        <w:t xml:space="preserve"> two largest</w:t>
      </w:r>
      <w:r w:rsidR="00E80C68" w:rsidRPr="00E80C68">
        <w:t xml:space="preserve"> test files scale best overall. 7 and 8 achieve constant performance increases through all of the tests, and look to be able to scale further as cluster size is increased</w:t>
      </w:r>
      <w:r w:rsidR="008F329E">
        <w:t>, beyond our maximum of 19</w:t>
      </w:r>
      <w:r w:rsidR="000F4E2D">
        <w:t>.</w:t>
      </w:r>
    </w:p>
    <w:p w14:paraId="516AE558" w14:textId="59740E9C" w:rsidR="003F09A9" w:rsidRDefault="008F285D" w:rsidP="003F09A9">
      <w:r>
        <w:t>None of our test files</w:t>
      </w:r>
      <w:r w:rsidR="001A3A48">
        <w:t xml:space="preserve"> </w:t>
      </w:r>
      <w:r w:rsidR="00F1258D">
        <w:t>showed an increase i</w:t>
      </w:r>
      <w:r w:rsidR="00DC795F">
        <w:t>n</w:t>
      </w:r>
      <w:r w:rsidR="001A3A48">
        <w:t xml:space="preserve"> performance equal to the number of machines in the cluster. This is because of various overheads</w:t>
      </w:r>
      <w:r w:rsidR="005E3705">
        <w:t xml:space="preserve"> and inefficiencies</w:t>
      </w:r>
      <w:r w:rsidR="001A3A48">
        <w:t xml:space="preserve"> in </w:t>
      </w:r>
      <w:r w:rsidR="001A3A48" w:rsidRPr="006074EA">
        <w:rPr>
          <w:i/>
        </w:rPr>
        <w:t>Hadoop</w:t>
      </w:r>
      <w:r w:rsidR="001A3A48">
        <w:t xml:space="preserve"> and the </w:t>
      </w:r>
      <w:r w:rsidR="001A3A48" w:rsidRPr="001A3A48">
        <w:rPr>
          <w:i/>
        </w:rPr>
        <w:t>MapReduce</w:t>
      </w:r>
      <w:r w:rsidR="001A3A48">
        <w:t xml:space="preserve"> process. </w:t>
      </w:r>
      <w:r w:rsidR="004D77DE">
        <w:t>We</w:t>
      </w:r>
      <w:r w:rsidR="007F6DE5">
        <w:t xml:space="preserve"> </w:t>
      </w:r>
      <w:r w:rsidR="00184473">
        <w:t xml:space="preserve">believe the </w:t>
      </w:r>
      <w:r w:rsidR="003F09A9">
        <w:t>two main</w:t>
      </w:r>
      <w:r w:rsidR="007F6DE5">
        <w:t xml:space="preserve"> contributory factors</w:t>
      </w:r>
      <w:r w:rsidR="00184473">
        <w:t xml:space="preserve"> </w:t>
      </w:r>
      <w:r w:rsidR="00804FCF">
        <w:t>are</w:t>
      </w:r>
      <w:r w:rsidR="007F6DE5">
        <w:t>:</w:t>
      </w:r>
    </w:p>
    <w:p w14:paraId="4CD6E0BA" w14:textId="3777FA7E" w:rsidR="007F6DE5" w:rsidRDefault="001F0155" w:rsidP="00897E14">
      <w:pPr>
        <w:ind w:firstLine="0"/>
      </w:pPr>
      <w:r w:rsidRPr="00F14C4F">
        <w:rPr>
          <w:b/>
        </w:rPr>
        <w:t xml:space="preserve">Task Overhead: </w:t>
      </w:r>
      <w:r w:rsidR="001A3A48">
        <w:t xml:space="preserve">Every </w:t>
      </w:r>
      <w:r w:rsidR="001A3A48" w:rsidRPr="00F14C4F">
        <w:rPr>
          <w:i/>
        </w:rPr>
        <w:t>Map Task</w:t>
      </w:r>
      <w:r w:rsidR="001A3A48">
        <w:t xml:space="preserve"> tha</w:t>
      </w:r>
      <w:r w:rsidR="009F4916">
        <w:t xml:space="preserve">t runs incurs an overhead </w:t>
      </w:r>
      <w:r w:rsidR="007479AF">
        <w:t>in</w:t>
      </w:r>
      <w:r w:rsidR="001A3A48">
        <w:t xml:space="preserve"> start-up and shutdown time, and numerous small tas</w:t>
      </w:r>
      <w:r w:rsidR="00AB7DC2">
        <w:t xml:space="preserve">ks </w:t>
      </w:r>
      <w:r w:rsidR="001A3A48">
        <w:t>cause this o</w:t>
      </w:r>
      <w:r w:rsidR="00536633">
        <w:t>verhead to take up more of the</w:t>
      </w:r>
      <w:r w:rsidR="001A3A48">
        <w:t xml:space="preserve"> execution time</w:t>
      </w:r>
      <w:r w:rsidR="00536633">
        <w:t xml:space="preserve"> per </w:t>
      </w:r>
      <w:r w:rsidR="00536633" w:rsidRPr="00F14C4F">
        <w:rPr>
          <w:i/>
        </w:rPr>
        <w:t>Map Task</w:t>
      </w:r>
      <w:r w:rsidR="001A3A48">
        <w:t xml:space="preserve">. </w:t>
      </w:r>
    </w:p>
    <w:p w14:paraId="0C40F843" w14:textId="297AEE0A" w:rsidR="008F285D" w:rsidRDefault="001F0155" w:rsidP="00897E14">
      <w:pPr>
        <w:ind w:firstLine="0"/>
      </w:pPr>
      <w:r w:rsidRPr="00F14C4F">
        <w:rPr>
          <w:b/>
        </w:rPr>
        <w:t>“Straggler Tasks”:</w:t>
      </w:r>
      <w:r>
        <w:t xml:space="preserve"> </w:t>
      </w:r>
      <w:r w:rsidR="001C21F7">
        <w:t>The l</w:t>
      </w:r>
      <w:r w:rsidR="00AC5297">
        <w:t xml:space="preserve">ast ‘wave’ of </w:t>
      </w:r>
      <w:r w:rsidR="001C21F7" w:rsidRPr="00F14C4F">
        <w:rPr>
          <w:i/>
        </w:rPr>
        <w:t>Map T</w:t>
      </w:r>
      <w:r w:rsidR="00AC5297" w:rsidRPr="00F14C4F">
        <w:rPr>
          <w:i/>
        </w:rPr>
        <w:t>asks</w:t>
      </w:r>
      <w:r w:rsidR="00AC5297">
        <w:t xml:space="preserve"> to</w:t>
      </w:r>
      <w:r w:rsidR="001C21F7">
        <w:t xml:space="preserve"> run</w:t>
      </w:r>
      <w:r w:rsidR="00AC5297">
        <w:t xml:space="preserve"> </w:t>
      </w:r>
      <w:r w:rsidR="002B4092">
        <w:t>contains</w:t>
      </w:r>
      <w:r w:rsidR="00AC5297">
        <w:t xml:space="preserve"> many tasks of different execution times, </w:t>
      </w:r>
      <w:r w:rsidR="002B4092">
        <w:t xml:space="preserve">but </w:t>
      </w:r>
      <w:r w:rsidR="00AC5297">
        <w:t xml:space="preserve">the total time </w:t>
      </w:r>
      <w:r w:rsidR="002B4092">
        <w:t>it</w:t>
      </w:r>
      <w:r w:rsidR="00AC5297">
        <w:t xml:space="preserve"> dictated by the slowest </w:t>
      </w:r>
      <w:r w:rsidR="008F329E" w:rsidRPr="00F14C4F">
        <w:rPr>
          <w:i/>
        </w:rPr>
        <w:t>Map Task</w:t>
      </w:r>
      <w:r w:rsidR="008F329E">
        <w:t xml:space="preserve"> in the wave</w:t>
      </w:r>
      <w:r w:rsidR="00897E14">
        <w:t xml:space="preserve"> not, </w:t>
      </w:r>
      <w:r w:rsidR="00617DD0">
        <w:t xml:space="preserve">utilising the </w:t>
      </w:r>
      <w:r w:rsidR="00306E6B">
        <w:t>entire</w:t>
      </w:r>
      <w:r w:rsidR="00617DD0">
        <w:t xml:space="preserve"> cluster</w:t>
      </w:r>
      <w:r w:rsidR="00E342BB">
        <w:t xml:space="preserve"> </w:t>
      </w:r>
      <w:r w:rsidR="00350227">
        <w:t>efficiently</w:t>
      </w:r>
      <w:r w:rsidR="00AC5297">
        <w:t>.</w:t>
      </w:r>
      <w:r w:rsidR="007338D7">
        <w:t xml:space="preserve"> </w:t>
      </w:r>
      <w:r w:rsidR="00AC5297">
        <w:t xml:space="preserve">This </w:t>
      </w:r>
      <w:r w:rsidR="00350227">
        <w:t xml:space="preserve">execution time difference </w:t>
      </w:r>
      <w:r w:rsidR="00AC5297">
        <w:t xml:space="preserve">could be </w:t>
      </w:r>
      <w:r w:rsidR="00F67F99">
        <w:t>reduced</w:t>
      </w:r>
      <w:r w:rsidR="00AC5297">
        <w:t xml:space="preserve"> through better choice of the size of APUs in each block, at the sacrifice of some data not being local to every machine.</w:t>
      </w:r>
      <w:r w:rsidR="006461AB">
        <w:t xml:space="preserve"> </w:t>
      </w:r>
      <w:r w:rsidR="008A32BD">
        <w:t xml:space="preserve">Making the </w:t>
      </w:r>
      <w:r w:rsidR="008A32BD" w:rsidRPr="00F14C4F">
        <w:rPr>
          <w:i/>
        </w:rPr>
        <w:t>Map Tasks</w:t>
      </w:r>
      <w:r w:rsidR="008A32BD">
        <w:t xml:space="preserve"> smaller at the sacrifice of visual quality could also reduce the disparity</w:t>
      </w:r>
      <w:r w:rsidR="005960B9">
        <w:t>, but increase start-up/shutdown overhead.</w:t>
      </w:r>
    </w:p>
    <w:p w14:paraId="3380CB40" w14:textId="0B4AAAE0" w:rsidR="00B845A8" w:rsidRDefault="002650BE" w:rsidP="00032FE3">
      <w:r w:rsidRPr="00E80C68">
        <w:t xml:space="preserve">It </w:t>
      </w:r>
      <w:r>
        <w:t>appears</w:t>
      </w:r>
      <w:r w:rsidRPr="00E80C68">
        <w:t xml:space="preserve"> that the best use case for scalability for our implementation is for</w:t>
      </w:r>
      <w:r w:rsidR="00D9263F">
        <w:t xml:space="preserve"> </w:t>
      </w:r>
      <w:r w:rsidRPr="00E80C68">
        <w:t xml:space="preserve">large </w:t>
      </w:r>
      <w:r w:rsidR="00E74EB4" w:rsidRPr="00E80C68">
        <w:t>files</w:t>
      </w:r>
      <w:r w:rsidR="00933137">
        <w:t xml:space="preserve"> (e.g. 7 and 8)</w:t>
      </w:r>
      <w:r w:rsidR="00E74EB4">
        <w:t xml:space="preserve">, which </w:t>
      </w:r>
      <w:r w:rsidR="00265A68">
        <w:t>split</w:t>
      </w:r>
      <w:r w:rsidRPr="00E80C68">
        <w:t xml:space="preserve"> well, and have medium-to-high pixels/sec to process during each </w:t>
      </w:r>
      <w:r w:rsidRPr="00E80C68">
        <w:rPr>
          <w:i/>
        </w:rPr>
        <w:t>Map Task</w:t>
      </w:r>
      <w:r w:rsidRPr="00E80C68">
        <w:t>.</w:t>
      </w:r>
    </w:p>
    <w:p w14:paraId="42FE6863" w14:textId="6C0AC13C" w:rsidR="006D5BB0" w:rsidRDefault="00B111AE" w:rsidP="003039BC">
      <w:r>
        <w:t xml:space="preserve">Although there is a best-case scenario for transcoding video using </w:t>
      </w:r>
      <w:r w:rsidRPr="00B111AE">
        <w:rPr>
          <w:i/>
        </w:rPr>
        <w:t>MapReduce</w:t>
      </w:r>
      <w:r w:rsidR="00055FEC">
        <w:t xml:space="preserve">, </w:t>
      </w:r>
      <w:r>
        <w:t>our scalability results show that the system does work well for most non-trivial</w:t>
      </w:r>
      <w:r w:rsidR="006A3598">
        <w:t xml:space="preserve"> tasks, </w:t>
      </w:r>
      <w:r>
        <w:t>where a performance improvement would be desirable. In our tests, we did not allow for multiple jobs to be su</w:t>
      </w:r>
      <w:r w:rsidR="007D6A9E">
        <w:t xml:space="preserve">bmitted to the cluster at once </w:t>
      </w:r>
      <w:r>
        <w:t xml:space="preserve">and we did not allow for any sort of dynamic resizing of the cluster. This was to ensure the results were comparable and fair. If the implementation was to be used in a real world scenario, the cluster utilisation could be kept high </w:t>
      </w:r>
      <w:r w:rsidR="00055FEC">
        <w:t xml:space="preserve">by </w:t>
      </w:r>
      <w:r>
        <w:t>running mul</w:t>
      </w:r>
      <w:r w:rsidR="0063252A">
        <w:t xml:space="preserve">tiple transcode jobs at a time </w:t>
      </w:r>
      <w:r>
        <w:t>and adding more machines as needed.</w:t>
      </w:r>
      <w:r w:rsidR="008F28E6">
        <w:t xml:space="preserve"> This makes the </w:t>
      </w:r>
      <w:r w:rsidR="008F28E6" w:rsidRPr="008F28E6">
        <w:rPr>
          <w:i/>
        </w:rPr>
        <w:t>MapReduce</w:t>
      </w:r>
      <w:r w:rsidR="008F28E6">
        <w:t xml:space="preserve"> model much more flexible in a cluster scenario tha</w:t>
      </w:r>
      <w:r w:rsidR="00857198">
        <w:t>n</w:t>
      </w:r>
      <w:r w:rsidR="008F28E6">
        <w:t xml:space="preserve"> simply allocating a single input file to each machine in a cluster.</w:t>
      </w:r>
    </w:p>
    <w:p w14:paraId="34F78418" w14:textId="777D6228" w:rsidR="00AC1909" w:rsidRDefault="00AC1909" w:rsidP="00AC1909">
      <w:pPr>
        <w:pStyle w:val="Heading3"/>
      </w:pPr>
      <w:r w:rsidRPr="000D0C0A">
        <w:lastRenderedPageBreak/>
        <w:t xml:space="preserve">Does the </w:t>
      </w:r>
      <w:r w:rsidR="00691004">
        <w:t>‘</w:t>
      </w:r>
      <w:r w:rsidRPr="000D0C0A">
        <w:t>chunking</w:t>
      </w:r>
      <w:r w:rsidR="00691004">
        <w:t>’</w:t>
      </w:r>
      <w:r w:rsidRPr="000D0C0A">
        <w:t xml:space="preserve"> </w:t>
      </w:r>
      <w:r w:rsidR="002F52CC">
        <w:t>degrade the</w:t>
      </w:r>
      <w:r w:rsidRPr="000D0C0A">
        <w:t xml:space="preserve"> </w:t>
      </w:r>
      <w:r w:rsidR="002F52CC">
        <w:t>visual quality of the encoding?</w:t>
      </w:r>
    </w:p>
    <w:p w14:paraId="1693564D" w14:textId="78DE37CB" w:rsidR="00B70486" w:rsidRDefault="00F33994" w:rsidP="00742EC2">
      <w:pPr>
        <w:ind w:firstLine="0"/>
      </w:pPr>
      <w:r>
        <w:t xml:space="preserve">It is </w:t>
      </w:r>
      <w:r w:rsidR="001F69D0">
        <w:t xml:space="preserve">clear </w:t>
      </w:r>
      <w:r>
        <w:t xml:space="preserve">from the </w:t>
      </w:r>
      <w:r w:rsidR="00453EF8">
        <w:t xml:space="preserve">PSNR </w:t>
      </w:r>
      <w:r>
        <w:t xml:space="preserve">data in Table 3 and Figure </w:t>
      </w:r>
      <w:r w:rsidR="0010346A">
        <w:t>11 that</w:t>
      </w:r>
      <w:r>
        <w:t xml:space="preserve"> the output </w:t>
      </w:r>
      <w:r w:rsidR="00C5692F">
        <w:t>quality</w:t>
      </w:r>
      <w:r>
        <w:t xml:space="preserve"> from our solu</w:t>
      </w:r>
      <w:r w:rsidR="0044470F">
        <w:t>tion differs from the reference in both the CRF and AB encoding types</w:t>
      </w:r>
      <w:r w:rsidR="00AE2EF0">
        <w:t>.</w:t>
      </w:r>
      <w:r w:rsidR="00065F85">
        <w:t xml:space="preserve"> </w:t>
      </w:r>
      <w:r w:rsidR="005A0A73">
        <w:t xml:space="preserve">We compared an example CRF setting, and an example AB setting to give us an idea of </w:t>
      </w:r>
      <w:r w:rsidR="00016132">
        <w:t>how much effect the chunking of the input has on quality</w:t>
      </w:r>
      <w:r w:rsidR="003A1DA7">
        <w:t>.</w:t>
      </w:r>
      <w:r w:rsidR="004300D6">
        <w:t xml:space="preserve"> </w:t>
      </w:r>
    </w:p>
    <w:p w14:paraId="2D6289B0" w14:textId="64448797" w:rsidR="00EE454D" w:rsidRDefault="004424F5" w:rsidP="00B9706E">
      <w:r>
        <w:t xml:space="preserve">The AB </w:t>
      </w:r>
      <w:r w:rsidR="00572475">
        <w:t xml:space="preserve">algorithm relies on </w:t>
      </w:r>
      <w:r w:rsidR="00803B29">
        <w:t xml:space="preserve">information about </w:t>
      </w:r>
      <w:r w:rsidR="00572475">
        <w:t>previously encoded data to make optimisations to quality without affecting the average output bitrate.  As it only has a record of the frames it has previously encoded in th</w:t>
      </w:r>
      <w:r w:rsidR="00DD14A9">
        <w:t>e current</w:t>
      </w:r>
      <w:r w:rsidR="00572475">
        <w:t xml:space="preserve"> chunk, and not the whole file</w:t>
      </w:r>
      <w:r w:rsidR="00DD14A9">
        <w:t>, it cannot make these optimisations as well as in the reference transcoder.</w:t>
      </w:r>
      <w:r w:rsidR="00572475">
        <w:t xml:space="preserve"> This results in A</w:t>
      </w:r>
      <w:r w:rsidR="000975AA">
        <w:t>B’s output frame quality varying</w:t>
      </w:r>
      <w:r w:rsidR="00572475">
        <w:t xml:space="preserve"> much more wildly than that of CRF, as Figure 11 shows. CRF relies on the ability to ‘look ahead’ into the input data before making a decision about frame quality, but it seems to be less sensitive to being parallelised.</w:t>
      </w:r>
    </w:p>
    <w:p w14:paraId="3848E3E1" w14:textId="2F7AC39E" w:rsidR="00EE454D" w:rsidRDefault="004300D6" w:rsidP="00D34914">
      <w:r>
        <w:t xml:space="preserve">Whilst the output quality did differ, </w:t>
      </w:r>
      <w:r w:rsidR="00400DD7">
        <w:t>the user study confirmed that it</w:t>
      </w:r>
      <w:r>
        <w:t xml:space="preserve"> was difficult for a human to perceive the difference overall. </w:t>
      </w:r>
      <w:r w:rsidR="004D1BCB">
        <w:t>Our</w:t>
      </w:r>
      <w:r>
        <w:t xml:space="preserve"> study aimed to see if a human could detect the difference</w:t>
      </w:r>
      <w:r w:rsidR="00857198">
        <w:t xml:space="preserve"> between our encoded videos and their associated reference video</w:t>
      </w:r>
      <w:r>
        <w:t>, as we know the</w:t>
      </w:r>
      <w:r w:rsidR="004D1BCB">
        <w:t>re is a</w:t>
      </w:r>
      <w:r>
        <w:t xml:space="preserve"> difference from the PSNR analysis.</w:t>
      </w:r>
      <w:r w:rsidR="00857198">
        <w:t xml:space="preserve"> The focus of the study was</w:t>
      </w:r>
      <w:r w:rsidR="000C5A1A">
        <w:t xml:space="preserve"> on</w:t>
      </w:r>
      <w:r w:rsidR="00857198">
        <w:t xml:space="preserve"> </w:t>
      </w:r>
      <w:r w:rsidR="000C5A1A">
        <w:t xml:space="preserve">whether participants could perceive sizable </w:t>
      </w:r>
      <w:r w:rsidR="0026060C">
        <w:t>differences</w:t>
      </w:r>
      <w:r w:rsidR="000C5A1A">
        <w:t xml:space="preserve"> in a normal viewing situation, rather than examining the video carefully to notice minor </w:t>
      </w:r>
      <w:r w:rsidR="0026060C">
        <w:t>differences</w:t>
      </w:r>
      <w:r w:rsidR="000C5A1A">
        <w:t>. To this extent, participants were presented each of the clips only once and were unable to compare the clips ‘side-by-side’.</w:t>
      </w:r>
      <w:r>
        <w:t xml:space="preserve"> </w:t>
      </w:r>
      <w:r w:rsidR="000C5A1A">
        <w:t>The results showed participants were unable to notice any significant differences between the videos.</w:t>
      </w:r>
      <w:r w:rsidR="006679B4">
        <w:t xml:space="preserve"> Many of the candidates </w:t>
      </w:r>
      <w:r w:rsidR="0021042D">
        <w:t>commented</w:t>
      </w:r>
      <w:r w:rsidR="006679B4">
        <w:t xml:space="preserve"> in their questionnaire </w:t>
      </w:r>
      <w:r w:rsidR="0021042D">
        <w:t xml:space="preserve">on </w:t>
      </w:r>
      <w:r w:rsidR="006679B4">
        <w:t xml:space="preserve">how </w:t>
      </w:r>
      <w:r w:rsidR="005F0510">
        <w:t>difficult</w:t>
      </w:r>
      <w:r w:rsidR="006679B4">
        <w:t xml:space="preserve"> it was to actually notice any difference at all.</w:t>
      </w:r>
      <w:r w:rsidR="00095011">
        <w:t xml:space="preserve"> </w:t>
      </w:r>
      <w:r w:rsidR="0002579F">
        <w:t xml:space="preserve">It should be noted that in Video 2 of the user study, when using AB, the average score for the reference version was higher than the </w:t>
      </w:r>
      <w:r w:rsidR="0002579F" w:rsidRPr="0002579F">
        <w:rPr>
          <w:i/>
        </w:rPr>
        <w:t>MapReduce</w:t>
      </w:r>
      <w:r w:rsidR="0002579F">
        <w:t xml:space="preserve"> version. This was a correct observation by the participants, but was not statistically significant enough to change our overall analysis.</w:t>
      </w:r>
    </w:p>
    <w:p w14:paraId="5F5AF864" w14:textId="77777777" w:rsidR="001F69D0" w:rsidRDefault="009976DB" w:rsidP="00D34914">
      <w:r>
        <w:t xml:space="preserve">Overall, our </w:t>
      </w:r>
      <w:r w:rsidRPr="00584E38">
        <w:rPr>
          <w:i/>
        </w:rPr>
        <w:t>MapReduce</w:t>
      </w:r>
      <w:r>
        <w:t xml:space="preserve"> implementation performs adequately</w:t>
      </w:r>
      <w:r w:rsidR="00015DFB">
        <w:t xml:space="preserve"> with respect to visual quality</w:t>
      </w:r>
      <w:r>
        <w:t xml:space="preserve">. It is clear that the output is different from the reference transcoder, especially when using AB, but the amounts by which they differ do not appear to be </w:t>
      </w:r>
      <w:r w:rsidR="00015DFB">
        <w:t>significant in our test cases.</w:t>
      </w:r>
    </w:p>
    <w:p w14:paraId="3FF8035F" w14:textId="77777777" w:rsidR="00016132" w:rsidRPr="00016132" w:rsidRDefault="00AC1909" w:rsidP="00016132">
      <w:pPr>
        <w:pStyle w:val="Heading3"/>
      </w:pPr>
      <w:r>
        <w:t>Is the file compression affected?</w:t>
      </w:r>
    </w:p>
    <w:p w14:paraId="0B405AB2" w14:textId="7E1D52C0" w:rsidR="00250B46" w:rsidRDefault="00250B46" w:rsidP="00742EC2">
      <w:pPr>
        <w:ind w:firstLine="0"/>
      </w:pPr>
      <w:r>
        <w:t xml:space="preserve">The difference in file size is least apparent in the Average Bitrate (AB) case, where the encoder is targeting </w:t>
      </w:r>
      <w:r w:rsidR="00034AAA">
        <w:t xml:space="preserve">a specific </w:t>
      </w:r>
      <w:r>
        <w:t>bitrat</w:t>
      </w:r>
      <w:r w:rsidR="00034AAA">
        <w:t>e</w:t>
      </w:r>
      <w:r w:rsidR="00C05BA8">
        <w:t xml:space="preserve"> and</w:t>
      </w:r>
      <w:r w:rsidR="00034AAA">
        <w:t xml:space="preserve"> file size</w:t>
      </w:r>
      <w:r>
        <w:t>.</w:t>
      </w:r>
      <w:r w:rsidR="00423363">
        <w:t xml:space="preserve"> </w:t>
      </w:r>
      <w:r>
        <w:t xml:space="preserve">The differences for </w:t>
      </w:r>
      <w:r w:rsidR="00C83931">
        <w:t>CRF</w:t>
      </w:r>
      <w:r>
        <w:t xml:space="preserve"> encoded video vary much more than AB. In most cases, the file size output by the </w:t>
      </w:r>
      <w:r w:rsidRPr="00250B46">
        <w:rPr>
          <w:i/>
        </w:rPr>
        <w:t>MapReduce</w:t>
      </w:r>
      <w:r>
        <w:t xml:space="preserve"> transcoder is smaller, evidence of the CRF algorithm being affected by the chunking. CRF makes use of a large input buffer, something that chunking prevents from occurring. </w:t>
      </w:r>
      <w:r w:rsidR="00317327">
        <w:t>It</w:t>
      </w:r>
      <w:r>
        <w:t xml:space="preserve"> uses this buffer to assess which frames can be encoded with less data and have the least perceptible change in quality (rather than actual statistical quality difference, such as PSNR). It is clear from Table 5 that CRF does not produce the same </w:t>
      </w:r>
      <w:r w:rsidR="009B3C78">
        <w:t xml:space="preserve">file </w:t>
      </w:r>
      <w:r w:rsidR="0063036D">
        <w:t>compression</w:t>
      </w:r>
      <w:r w:rsidR="009B3C78">
        <w:t xml:space="preserve"> </w:t>
      </w:r>
      <w:r>
        <w:t xml:space="preserve">when it is been transcoded using our </w:t>
      </w:r>
      <w:r w:rsidRPr="00250B46">
        <w:rPr>
          <w:i/>
        </w:rPr>
        <w:t>MapReduce</w:t>
      </w:r>
      <w:r>
        <w:t xml:space="preserve"> solution.</w:t>
      </w:r>
    </w:p>
    <w:p w14:paraId="3EE423D3" w14:textId="4A3670F6" w:rsidR="00570806" w:rsidRDefault="008A3F66" w:rsidP="00250B46">
      <w:r>
        <w:t>Overall, however, the file</w:t>
      </w:r>
      <w:r w:rsidR="00570806">
        <w:t xml:space="preserve"> size differences are not large. In the A</w:t>
      </w:r>
      <w:r w:rsidR="00C57136">
        <w:t>B case, where the output size is</w:t>
      </w:r>
      <w:r w:rsidR="00570806">
        <w:t xml:space="preserve"> of most importance to the transcode, the differences are negligible. In the CRF case, where quality is the focus of the transcode, the difference </w:t>
      </w:r>
      <w:r w:rsidR="00317327">
        <w:t>is</w:t>
      </w:r>
      <w:r w:rsidR="005051F2">
        <w:t xml:space="preserve"> most substantial, but</w:t>
      </w:r>
      <w:r w:rsidR="000B6943">
        <w:t xml:space="preserve"> doe</w:t>
      </w:r>
      <w:r w:rsidR="005051F2">
        <w:t>s</w:t>
      </w:r>
      <w:r w:rsidR="000B6943">
        <w:t xml:space="preserve"> not</w:t>
      </w:r>
      <w:r w:rsidR="00570806">
        <w:t xml:space="preserve"> change the output file size by more than </w:t>
      </w:r>
      <w:r>
        <w:t>12%.</w:t>
      </w:r>
    </w:p>
    <w:p w14:paraId="513F223A" w14:textId="77777777" w:rsidR="00C64606" w:rsidRDefault="00033EAF" w:rsidP="00C64606">
      <w:pPr>
        <w:pStyle w:val="Heading3"/>
      </w:pPr>
      <w:r>
        <w:t>Is there a</w:t>
      </w:r>
      <w:r w:rsidR="00C64606">
        <w:t xml:space="preserve"> performance increase overall?</w:t>
      </w:r>
    </w:p>
    <w:p w14:paraId="19330DAE" w14:textId="77777777" w:rsidR="003406B6" w:rsidRDefault="00B32005" w:rsidP="00742EC2">
      <w:pPr>
        <w:ind w:firstLine="0"/>
      </w:pPr>
      <w:r>
        <w:t>I</w:t>
      </w:r>
      <w:r w:rsidR="008D06EA">
        <w:t xml:space="preserve">n </w:t>
      </w:r>
      <w:r w:rsidR="00D93559">
        <w:t xml:space="preserve">most of the test files </w:t>
      </w:r>
      <w:r w:rsidR="00723DE5">
        <w:t xml:space="preserve">we were able to </w:t>
      </w:r>
      <w:r w:rsidR="00D93559">
        <w:t>achieve</w:t>
      </w:r>
      <w:r w:rsidR="008D06EA">
        <w:t xml:space="preserve"> a performance increase</w:t>
      </w:r>
      <w:r w:rsidR="00253E4C">
        <w:t xml:space="preserve"> over a reference </w:t>
      </w:r>
      <w:r w:rsidR="00F80814">
        <w:t xml:space="preserve">sequential </w:t>
      </w:r>
      <w:r w:rsidR="00253E4C">
        <w:t>encoder when using a cluster</w:t>
      </w:r>
      <w:r w:rsidR="00755549">
        <w:t xml:space="preserve"> of machines</w:t>
      </w:r>
      <w:r w:rsidR="008D06EA">
        <w:t xml:space="preserve">. In the best case, test file 8, the performance increase, </w:t>
      </w:r>
      <w:r w:rsidR="00683399">
        <w:t xml:space="preserve">if we include </w:t>
      </w:r>
      <w:r w:rsidR="008B7512">
        <w:t xml:space="preserve">the time to </w:t>
      </w:r>
      <w:r w:rsidR="008B7512" w:rsidRPr="007B6E47">
        <w:rPr>
          <w:i/>
        </w:rPr>
        <w:t>Demux</w:t>
      </w:r>
      <w:r w:rsidR="008B7512">
        <w:t xml:space="preserve"> and </w:t>
      </w:r>
      <w:r w:rsidR="008B7512" w:rsidRPr="007B6E47">
        <w:rPr>
          <w:i/>
        </w:rPr>
        <w:t>Merge</w:t>
      </w:r>
      <w:r w:rsidR="00C35530">
        <w:t xml:space="preserve"> the file</w:t>
      </w:r>
      <w:r w:rsidR="00317327">
        <w:t>,</w:t>
      </w:r>
      <w:r w:rsidR="00C35530">
        <w:t xml:space="preserve"> was 10.2</w:t>
      </w:r>
      <w:r w:rsidR="008D06EA">
        <w:t>x that of the reference tra</w:t>
      </w:r>
      <w:r w:rsidR="00262478">
        <w:t>nscoder w</w:t>
      </w:r>
      <w:r w:rsidR="005C6445">
        <w:t>hen using 19 identical machines (and one low cost master node).</w:t>
      </w:r>
      <w:r w:rsidR="008B7512">
        <w:t xml:space="preserve"> </w:t>
      </w:r>
      <w:r w:rsidR="008B7512">
        <w:lastRenderedPageBreak/>
        <w:t xml:space="preserve">This took the overall transcode time from </w:t>
      </w:r>
      <w:r w:rsidR="008B7512" w:rsidRPr="008B7512">
        <w:t>15</w:t>
      </w:r>
      <w:r w:rsidR="008B7512">
        <w:t>,</w:t>
      </w:r>
      <w:r w:rsidR="008B7512" w:rsidRPr="008B7512">
        <w:t>267</w:t>
      </w:r>
      <w:r w:rsidR="008B7512">
        <w:t xml:space="preserve"> </w:t>
      </w:r>
      <w:proofErr w:type="spellStart"/>
      <w:r w:rsidR="008B7512">
        <w:t>secs</w:t>
      </w:r>
      <w:proofErr w:type="spellEnd"/>
      <w:r w:rsidR="008B7512">
        <w:t xml:space="preserve"> on a single machine with the reference transcoder, to </w:t>
      </w:r>
      <w:r w:rsidR="004D7AD5">
        <w:t xml:space="preserve">1492 </w:t>
      </w:r>
      <w:proofErr w:type="spellStart"/>
      <w:r w:rsidR="00216344">
        <w:t>secs</w:t>
      </w:r>
      <w:proofErr w:type="spellEnd"/>
      <w:r w:rsidR="00AD47F2">
        <w:t xml:space="preserve"> </w:t>
      </w:r>
      <w:r w:rsidR="004D7AD5">
        <w:t xml:space="preserve">on the cluster. </w:t>
      </w:r>
    </w:p>
    <w:p w14:paraId="7E10FD55" w14:textId="4B815DCD" w:rsidR="006D7C60" w:rsidRDefault="003406B6" w:rsidP="00B32005">
      <w:r>
        <w:t xml:space="preserve">When comparing our results against our reference sequential transcoder, it is clear that the overall performance increase is reduced when include our sequential </w:t>
      </w:r>
      <w:r w:rsidRPr="003406B6">
        <w:rPr>
          <w:i/>
        </w:rPr>
        <w:t>Demux</w:t>
      </w:r>
      <w:r>
        <w:t xml:space="preserve"> and </w:t>
      </w:r>
      <w:r w:rsidRPr="003406B6">
        <w:rPr>
          <w:i/>
        </w:rPr>
        <w:t>Merge</w:t>
      </w:r>
      <w:r>
        <w:t xml:space="preserve"> phases. </w:t>
      </w:r>
      <w:r w:rsidR="004D7AD5">
        <w:t>If the input file for processing was to be output in several different types and quality levels, th</w:t>
      </w:r>
      <w:r w:rsidR="00736645">
        <w:t xml:space="preserve">e </w:t>
      </w:r>
      <w:r w:rsidR="00736645" w:rsidRPr="000A24E8">
        <w:rPr>
          <w:i/>
        </w:rPr>
        <w:t xml:space="preserve">Demux </w:t>
      </w:r>
      <w:r w:rsidR="004D7AD5">
        <w:t>process could be performed once, and then reused.</w:t>
      </w:r>
      <w:r w:rsidR="00393969">
        <w:t xml:space="preserve"> </w:t>
      </w:r>
      <w:r w:rsidR="006D7C60">
        <w:t xml:space="preserve">The cost of the </w:t>
      </w:r>
      <w:r w:rsidR="006D7C60" w:rsidRPr="006D7C60">
        <w:rPr>
          <w:i/>
        </w:rPr>
        <w:t>Demux</w:t>
      </w:r>
      <w:r w:rsidR="006D7C60">
        <w:rPr>
          <w:i/>
        </w:rPr>
        <w:t xml:space="preserve"> </w:t>
      </w:r>
      <w:r w:rsidR="006D7C60">
        <w:t>operation is largely constant irrespective of cluster siz</w:t>
      </w:r>
      <w:r w:rsidR="00A11F7C">
        <w:t>e, and so its percentage cost worse</w:t>
      </w:r>
      <w:r w:rsidR="00317327">
        <w:t>ns</w:t>
      </w:r>
      <w:r w:rsidR="006D7C60">
        <w:t xml:space="preserve"> as execution time is reduced. </w:t>
      </w:r>
      <w:r w:rsidR="00393969">
        <w:t xml:space="preserve">This makes the use of </w:t>
      </w:r>
      <w:r w:rsidR="00A11F7C">
        <w:t>our solution</w:t>
      </w:r>
      <w:r w:rsidR="00393969">
        <w:t xml:space="preserve"> most </w:t>
      </w:r>
      <w:r w:rsidR="003F7931">
        <w:t>attractive</w:t>
      </w:r>
      <w:r w:rsidR="00393969">
        <w:t xml:space="preserve"> when the input is processed several times for different settings, and the </w:t>
      </w:r>
      <w:r w:rsidR="00393969" w:rsidRPr="003F7931">
        <w:rPr>
          <w:i/>
        </w:rPr>
        <w:t>Demux</w:t>
      </w:r>
      <w:r w:rsidR="00393969">
        <w:t xml:space="preserve"> cost can be </w:t>
      </w:r>
      <w:r w:rsidR="00ED0C40">
        <w:t>spread</w:t>
      </w:r>
      <w:r w:rsidR="00393969">
        <w:t xml:space="preserve"> across each of the </w:t>
      </w:r>
      <w:r w:rsidR="003F7931">
        <w:t>executions</w:t>
      </w:r>
      <w:r w:rsidR="00E1283D">
        <w:t>,</w:t>
      </w:r>
      <w:r w:rsidR="00691147">
        <w:t xml:space="preserve"> e</w:t>
      </w:r>
      <w:r w:rsidR="004571BD">
        <w:t>specially</w:t>
      </w:r>
      <w:r w:rsidR="000F4557">
        <w:t xml:space="preserve"> when the input is large and well </w:t>
      </w:r>
      <w:r w:rsidR="004571BD">
        <w:t>suited</w:t>
      </w:r>
      <w:r w:rsidR="000F4557">
        <w:t xml:space="preserve"> toward </w:t>
      </w:r>
      <w:r w:rsidR="004571BD">
        <w:t>scalability</w:t>
      </w:r>
      <w:r w:rsidR="00B35F6E">
        <w:t>.</w:t>
      </w:r>
    </w:p>
    <w:p w14:paraId="7BDC3F9D" w14:textId="3929AC6C" w:rsidR="00B35F6E" w:rsidRPr="00B35F6E" w:rsidRDefault="00B35F6E" w:rsidP="00B32005">
      <w:r>
        <w:t xml:space="preserve">Making the </w:t>
      </w:r>
      <w:r w:rsidRPr="00B35F6E">
        <w:rPr>
          <w:i/>
        </w:rPr>
        <w:t>Demux</w:t>
      </w:r>
      <w:r>
        <w:t xml:space="preserve"> and </w:t>
      </w:r>
      <w:r w:rsidRPr="00B35F6E">
        <w:rPr>
          <w:i/>
        </w:rPr>
        <w:t>Merge</w:t>
      </w:r>
      <w:r>
        <w:t xml:space="preserve"> phases </w:t>
      </w:r>
      <w:r>
        <w:rPr>
          <w:i/>
        </w:rPr>
        <w:t>Hadoop</w:t>
      </w:r>
      <w:r>
        <w:t xml:space="preserve"> jobs, that run in parallel over many machines would be possible in some cases. The </w:t>
      </w:r>
      <w:r w:rsidRPr="00B35F6E">
        <w:rPr>
          <w:i/>
        </w:rPr>
        <w:t>Demux</w:t>
      </w:r>
      <w:r>
        <w:t xml:space="preserve"> phase could be made parallel through the use of the distributed file system (S3) that it is stored on, and in some cases, where the output type supports </w:t>
      </w:r>
      <w:proofErr w:type="gramStart"/>
      <w:r>
        <w:t>segmentation,</w:t>
      </w:r>
      <w:proofErr w:type="gramEnd"/>
      <w:r>
        <w:t xml:space="preserve"> the </w:t>
      </w:r>
      <w:r w:rsidRPr="00B35F6E">
        <w:rPr>
          <w:i/>
        </w:rPr>
        <w:t>Merge</w:t>
      </w:r>
      <w:r>
        <w:t xml:space="preserve"> could be parallelised as well.</w:t>
      </w:r>
      <w:r w:rsidR="000635B3">
        <w:t xml:space="preserve"> However, this </w:t>
      </w:r>
      <w:r w:rsidR="0014076F">
        <w:t>was deemed o</w:t>
      </w:r>
      <w:r w:rsidR="00B1478B">
        <w:t xml:space="preserve">utside of the scope of our work, </w:t>
      </w:r>
      <w:r w:rsidR="00CB3A5F">
        <w:t>due to its complexity and restriction of</w:t>
      </w:r>
      <w:r w:rsidR="00B1478B">
        <w:t xml:space="preserve"> our output type.</w:t>
      </w:r>
    </w:p>
    <w:p w14:paraId="0E9A252D" w14:textId="77777777" w:rsidR="00B11642" w:rsidRDefault="007F06F7" w:rsidP="00BA20FF">
      <w:pPr>
        <w:pStyle w:val="Heading2"/>
      </w:pPr>
      <w:r>
        <w:t xml:space="preserve">Project </w:t>
      </w:r>
      <w:r w:rsidR="00427DAC">
        <w:t>Approach</w:t>
      </w:r>
    </w:p>
    <w:p w14:paraId="4A90DE54" w14:textId="77777777" w:rsidR="00CA6A6A" w:rsidRDefault="00427DAC" w:rsidP="00427DAC">
      <w:pPr>
        <w:pStyle w:val="Heading3"/>
      </w:pPr>
      <w:r>
        <w:t>MapReduce</w:t>
      </w:r>
    </w:p>
    <w:p w14:paraId="32AE1216" w14:textId="2A76FF69" w:rsidR="00D12EE3" w:rsidRDefault="00870EBA" w:rsidP="00742EC2">
      <w:pPr>
        <w:ind w:firstLine="0"/>
      </w:pPr>
      <w:r>
        <w:t xml:space="preserve">The choice of </w:t>
      </w:r>
      <w:r w:rsidRPr="00870EBA">
        <w:rPr>
          <w:i/>
        </w:rPr>
        <w:t>MapReduce</w:t>
      </w:r>
      <w:r>
        <w:t xml:space="preserve"> as a paradigm for distributed transcoding allow</w:t>
      </w:r>
      <w:r w:rsidR="003D7B31">
        <w:t>ed</w:t>
      </w:r>
      <w:r>
        <w:t xml:space="preserve"> for rapid development of the </w:t>
      </w:r>
      <w:r w:rsidR="00AC21AD">
        <w:t xml:space="preserve">initial </w:t>
      </w:r>
      <w:r w:rsidR="00550000">
        <w:t>solutio</w:t>
      </w:r>
      <w:r w:rsidR="00175762">
        <w:t>n</w:t>
      </w:r>
      <w:r w:rsidR="002D0699">
        <w:t xml:space="preserve">, but </w:t>
      </w:r>
      <w:r w:rsidR="00825D9D">
        <w:t xml:space="preserve">finding </w:t>
      </w:r>
      <w:r w:rsidR="002B2FD2">
        <w:t>a</w:t>
      </w:r>
      <w:r w:rsidR="008F1F59">
        <w:t xml:space="preserve"> balance </w:t>
      </w:r>
      <w:r w:rsidR="00706356">
        <w:t>for block size was difficult. It was desirable for</w:t>
      </w:r>
      <w:r w:rsidR="008F1F59">
        <w:t xml:space="preserve"> </w:t>
      </w:r>
      <w:r w:rsidR="00475098">
        <w:t xml:space="preserve">the </w:t>
      </w:r>
      <w:r w:rsidR="008F1F59">
        <w:t>block size</w:t>
      </w:r>
      <w:r w:rsidR="002B2FD2">
        <w:t xml:space="preserve"> </w:t>
      </w:r>
      <w:r w:rsidR="00706356">
        <w:t xml:space="preserve">to be </w:t>
      </w:r>
      <w:r w:rsidR="002B2FD2">
        <w:t xml:space="preserve">as large as possible to reduce </w:t>
      </w:r>
      <w:r w:rsidR="00706356">
        <w:t xml:space="preserve">the visual quality degradation </w:t>
      </w:r>
      <w:r w:rsidR="00C50C7B">
        <w:t>but small</w:t>
      </w:r>
      <w:r w:rsidR="000A63E6">
        <w:t xml:space="preserve"> to increase scalability</w:t>
      </w:r>
      <w:r w:rsidR="00706356">
        <w:t xml:space="preserve">. </w:t>
      </w:r>
    </w:p>
    <w:p w14:paraId="6F43250F" w14:textId="142A32E5" w:rsidR="00933137" w:rsidRDefault="00041B02" w:rsidP="00232515">
      <w:r>
        <w:t>Also, t</w:t>
      </w:r>
      <w:r w:rsidR="00B87142">
        <w:t xml:space="preserve">uning the settings of the cluster to maximise performance showed </w:t>
      </w:r>
      <w:r w:rsidR="00B87142" w:rsidRPr="00D93D4D">
        <w:rPr>
          <w:i/>
        </w:rPr>
        <w:t>Hadoop</w:t>
      </w:r>
      <w:r w:rsidR="00B87142">
        <w:t xml:space="preserve"> and </w:t>
      </w:r>
      <w:r w:rsidR="00C51BB4">
        <w:t xml:space="preserve">the </w:t>
      </w:r>
      <w:r w:rsidR="00B87142" w:rsidRPr="007357B2">
        <w:rPr>
          <w:i/>
        </w:rPr>
        <w:t>MapReduce</w:t>
      </w:r>
      <w:r w:rsidR="00B87142">
        <w:t xml:space="preserve"> paradigm to be</w:t>
      </w:r>
      <w:r w:rsidR="00D12EE3" w:rsidRPr="000D0C0A">
        <w:t xml:space="preserve"> quite inflexible. </w:t>
      </w:r>
      <w:r w:rsidR="002A430C">
        <w:t>The s</w:t>
      </w:r>
      <w:r w:rsidR="00D12EE3" w:rsidRPr="000D0C0A">
        <w:t>etting</w:t>
      </w:r>
      <w:r w:rsidR="002D0699">
        <w:t xml:space="preserve">s for </w:t>
      </w:r>
      <w:r w:rsidR="002D0699" w:rsidRPr="00124F5A">
        <w:rPr>
          <w:i/>
        </w:rPr>
        <w:t>Map Task S</w:t>
      </w:r>
      <w:r w:rsidR="00D12EE3" w:rsidRPr="00124F5A">
        <w:rPr>
          <w:i/>
        </w:rPr>
        <w:t>lots</w:t>
      </w:r>
      <w:r w:rsidR="00D12EE3" w:rsidRPr="000D0C0A">
        <w:t xml:space="preserve"> and general machine utilisation are static, and chosen </w:t>
      </w:r>
      <w:r w:rsidR="00E1358A">
        <w:t>when the cluster is initially</w:t>
      </w:r>
      <w:r w:rsidR="002D0699">
        <w:t xml:space="preserve"> setup</w:t>
      </w:r>
      <w:r w:rsidR="00D12EE3" w:rsidRPr="000D0C0A">
        <w:t xml:space="preserve">. </w:t>
      </w:r>
      <w:r w:rsidR="00CA23FC">
        <w:t xml:space="preserve">Using blocks of data as the only method to break up input for </w:t>
      </w:r>
      <w:r w:rsidR="003D7B31">
        <w:t>parallelisation</w:t>
      </w:r>
      <w:r w:rsidR="00D12EE3" w:rsidRPr="000D0C0A">
        <w:t xml:space="preserve"> limits the level of pa</w:t>
      </w:r>
      <w:r w:rsidR="002D0699">
        <w:t xml:space="preserve">rallelism that can be achieved, </w:t>
      </w:r>
      <w:r w:rsidR="002D0699" w:rsidRPr="000D0C0A">
        <w:t>especially</w:t>
      </w:r>
      <w:r w:rsidR="00D12EE3" w:rsidRPr="000D0C0A">
        <w:t xml:space="preserve"> wh</w:t>
      </w:r>
      <w:r w:rsidR="000B6943">
        <w:t>en this has to be fixed and cannot</w:t>
      </w:r>
      <w:r w:rsidR="00D12EE3" w:rsidRPr="000D0C0A">
        <w:t xml:space="preserve"> be modified easily </w:t>
      </w:r>
      <w:r w:rsidR="002D0699">
        <w:t xml:space="preserve">after </w:t>
      </w:r>
      <w:r w:rsidR="002D0699" w:rsidRPr="002D0699">
        <w:rPr>
          <w:i/>
        </w:rPr>
        <w:t>Demux</w:t>
      </w:r>
      <w:r w:rsidR="002D0699">
        <w:t>.</w:t>
      </w:r>
      <w:r w:rsidR="00063D64">
        <w:t xml:space="preserve"> The current version of </w:t>
      </w:r>
      <w:r w:rsidR="00063D64" w:rsidRPr="00A8517A">
        <w:rPr>
          <w:i/>
        </w:rPr>
        <w:t>Hadoop</w:t>
      </w:r>
      <w:r w:rsidR="00063D64">
        <w:t xml:space="preserve"> </w:t>
      </w:r>
      <w:r w:rsidR="00D12EE3" w:rsidRPr="000D0C0A">
        <w:t>does not yet offer enough dynamic resource allocation to fully</w:t>
      </w:r>
      <w:r w:rsidR="008D6228">
        <w:t xml:space="preserve"> utilise the cluster </w:t>
      </w:r>
      <w:r w:rsidR="00DD4294">
        <w:t xml:space="preserve">it runs on for processing tasks, </w:t>
      </w:r>
      <w:r w:rsidR="008D6228">
        <w:t xml:space="preserve">such as ours, that have </w:t>
      </w:r>
      <w:r w:rsidR="00024B9E">
        <w:t>different</w:t>
      </w:r>
      <w:r w:rsidR="008D6228">
        <w:t xml:space="preserve"> </w:t>
      </w:r>
      <w:r w:rsidR="00AE0F5A">
        <w:t>requirements</w:t>
      </w:r>
      <w:r w:rsidR="008D6228">
        <w:t xml:space="preserve"> p</w:t>
      </w:r>
      <w:r w:rsidR="00AE0F5A">
        <w:t>er job.</w:t>
      </w:r>
      <w:r w:rsidR="00124F5A">
        <w:t xml:space="preserve"> </w:t>
      </w:r>
    </w:p>
    <w:p w14:paraId="5AF89A1A" w14:textId="484AAEBA" w:rsidR="00D12EE3" w:rsidRPr="00870EBA" w:rsidRDefault="00124F5A" w:rsidP="00232515">
      <w:r w:rsidRPr="00A8517A">
        <w:rPr>
          <w:i/>
        </w:rPr>
        <w:t>Hadoop</w:t>
      </w:r>
      <w:r>
        <w:t xml:space="preserve"> 2.0</w:t>
      </w:r>
      <w:r w:rsidR="00BF0FB3">
        <w:rPr>
          <w:rStyle w:val="FootnoteReference"/>
        </w:rPr>
        <w:footnoteReference w:id="19"/>
      </w:r>
      <w:r>
        <w:t xml:space="preserve"> (which is currently in beta) aims to address some of these dynamic requirements by decoupling resource management from </w:t>
      </w:r>
      <w:r w:rsidR="00000DFC">
        <w:t xml:space="preserve">the </w:t>
      </w:r>
      <w:r>
        <w:t xml:space="preserve">applications that run on the cluster. It allows for the cluster to run </w:t>
      </w:r>
      <w:r w:rsidR="00C004A6">
        <w:t>modified</w:t>
      </w:r>
      <w:r>
        <w:t xml:space="preserve"> versions of </w:t>
      </w:r>
      <w:r w:rsidRPr="007357B2">
        <w:rPr>
          <w:i/>
        </w:rPr>
        <w:t>M</w:t>
      </w:r>
      <w:r w:rsidR="002C384D" w:rsidRPr="007357B2">
        <w:rPr>
          <w:i/>
        </w:rPr>
        <w:t>apReduce</w:t>
      </w:r>
      <w:r w:rsidR="002C384D">
        <w:t>, or even MPI (Message P</w:t>
      </w:r>
      <w:r>
        <w:t>as</w:t>
      </w:r>
      <w:r w:rsidR="002C384D">
        <w:t>sing I</w:t>
      </w:r>
      <w:r>
        <w:t xml:space="preserve">nterface) </w:t>
      </w:r>
      <w:r w:rsidR="00C004A6">
        <w:t>paradigm</w:t>
      </w:r>
      <w:r w:rsidR="00616AD7">
        <w:t xml:space="preserve"> applications, whilst allowing for the resource management to customized and controlled </w:t>
      </w:r>
      <w:r w:rsidR="00271884">
        <w:t>separately</w:t>
      </w:r>
      <w:r w:rsidR="00616AD7">
        <w:t>.</w:t>
      </w:r>
      <w:r w:rsidR="00B20705">
        <w:t xml:space="preserve"> </w:t>
      </w:r>
      <w:r w:rsidR="00B20705" w:rsidRPr="00A8517A">
        <w:rPr>
          <w:i/>
        </w:rPr>
        <w:t>Hadoop</w:t>
      </w:r>
      <w:r w:rsidR="00B20705">
        <w:t xml:space="preserve"> 2.0 should be able to address our dynamic configuration</w:t>
      </w:r>
      <w:r w:rsidR="00475592">
        <w:t xml:space="preserve"> and resource allocations</w:t>
      </w:r>
      <w:r w:rsidR="00B20705">
        <w:t xml:space="preserve"> </w:t>
      </w:r>
      <w:bookmarkStart w:id="3" w:name="_GoBack"/>
      <w:bookmarkEnd w:id="3"/>
      <w:r w:rsidR="00B20705">
        <w:t>issues</w:t>
      </w:r>
      <w:r w:rsidR="002902B6">
        <w:t xml:space="preserve">, however it is </w:t>
      </w:r>
      <w:r w:rsidR="00A8517A">
        <w:t xml:space="preserve">currently </w:t>
      </w:r>
      <w:r w:rsidR="002902B6">
        <w:t>unavailable for u</w:t>
      </w:r>
      <w:r w:rsidR="00D93D4D">
        <w:t xml:space="preserve">se in Amazon Elastic MapReduce </w:t>
      </w:r>
      <w:r w:rsidR="002902B6">
        <w:t xml:space="preserve">and so </w:t>
      </w:r>
      <w:r w:rsidR="002E01D4">
        <w:t xml:space="preserve">was deemed </w:t>
      </w:r>
      <w:r w:rsidR="002902B6">
        <w:t>outside the scope of this project.</w:t>
      </w:r>
    </w:p>
    <w:p w14:paraId="0E3CB58F" w14:textId="77777777" w:rsidR="00232515" w:rsidRPr="00F80CEA" w:rsidRDefault="0007171D" w:rsidP="00232515">
      <w:pPr>
        <w:pStyle w:val="Heading3"/>
      </w:pPr>
      <w:r>
        <w:t>Stream Decomposition</w:t>
      </w:r>
    </w:p>
    <w:p w14:paraId="0AFA396E" w14:textId="79089D0C" w:rsidR="00C07ECB" w:rsidRDefault="00232515" w:rsidP="00742EC2">
      <w:pPr>
        <w:ind w:firstLine="0"/>
      </w:pPr>
      <w:r w:rsidRPr="000D0C0A">
        <w:t>The decision to break the content up into its constituen</w:t>
      </w:r>
      <w:r w:rsidR="00F80CEA">
        <w:t>t streams of audio and video had</w:t>
      </w:r>
      <w:r w:rsidRPr="000D0C0A">
        <w:t xml:space="preserve"> ramificati</w:t>
      </w:r>
      <w:r w:rsidR="00B84E4A">
        <w:t xml:space="preserve">ons on the design of the </w:t>
      </w:r>
      <w:r w:rsidR="00B84E4A" w:rsidRPr="00B84E4A">
        <w:rPr>
          <w:i/>
        </w:rPr>
        <w:t>Demux</w:t>
      </w:r>
      <w:r w:rsidR="00B84E4A" w:rsidRPr="00B84E4A">
        <w:t xml:space="preserve"> </w:t>
      </w:r>
      <w:r w:rsidR="00B84E4A">
        <w:t>phase</w:t>
      </w:r>
      <w:r w:rsidR="007357B2">
        <w:t xml:space="preserve">, resulting in the complexity described in III. </w:t>
      </w:r>
      <w:proofErr w:type="gramStart"/>
      <w:r w:rsidR="007357B2">
        <w:t>B</w:t>
      </w:r>
      <w:r w:rsidR="00F85182">
        <w:t xml:space="preserve">, </w:t>
      </w:r>
      <w:r w:rsidR="007357B2">
        <w:t>Demultiplexing and Chunking.</w:t>
      </w:r>
      <w:proofErr w:type="gramEnd"/>
      <w:r w:rsidR="007357B2">
        <w:t xml:space="preserve"> However, it allowed us to improve the simplicity of the </w:t>
      </w:r>
      <w:r w:rsidR="007357B2" w:rsidRPr="008C58B4">
        <w:rPr>
          <w:i/>
        </w:rPr>
        <w:t>Transcoder</w:t>
      </w:r>
      <w:r w:rsidR="007357B2">
        <w:t xml:space="preserve"> and </w:t>
      </w:r>
      <w:r w:rsidR="007357B2" w:rsidRPr="008C58B4">
        <w:rPr>
          <w:i/>
        </w:rPr>
        <w:t>Mappe</w:t>
      </w:r>
      <w:r w:rsidR="007357B2">
        <w:rPr>
          <w:i/>
        </w:rPr>
        <w:t>r</w:t>
      </w:r>
      <w:r w:rsidR="007357B2" w:rsidRPr="008C58B4">
        <w:t xml:space="preserve"> and</w:t>
      </w:r>
      <w:r w:rsidR="007357B2" w:rsidRPr="007357B2">
        <w:rPr>
          <w:i/>
        </w:rPr>
        <w:t xml:space="preserve"> </w:t>
      </w:r>
      <w:r w:rsidR="007357B2">
        <w:t>allowed for us to use spatial parallelism over several threads on each machine. This use of spatial parallelism was made efficient by only having to</w:t>
      </w:r>
      <w:r w:rsidR="00CC4979">
        <w:t xml:space="preserve"> consider one stream at a time </w:t>
      </w:r>
      <w:r w:rsidR="007357B2">
        <w:t>and resulted in us being able to pro</w:t>
      </w:r>
      <w:r w:rsidR="000C63C7">
        <w:t>cess</w:t>
      </w:r>
      <w:r w:rsidR="007357B2">
        <w:t xml:space="preserve"> high-resolution </w:t>
      </w:r>
      <w:r w:rsidR="00F85182" w:rsidRPr="00F85182">
        <w:rPr>
          <w:i/>
        </w:rPr>
        <w:t>Map T</w:t>
      </w:r>
      <w:r w:rsidR="007357B2" w:rsidRPr="00F85182">
        <w:rPr>
          <w:i/>
        </w:rPr>
        <w:t>ask</w:t>
      </w:r>
      <w:r w:rsidR="00F85182">
        <w:rPr>
          <w:i/>
        </w:rPr>
        <w:t>s</w:t>
      </w:r>
      <w:r w:rsidR="007357B2">
        <w:t xml:space="preserve"> without running out of memory on our nodes.</w:t>
      </w:r>
    </w:p>
    <w:p w14:paraId="26C06F8E" w14:textId="662FDC71" w:rsidR="005C7638" w:rsidRPr="006B13DA" w:rsidRDefault="00F85182" w:rsidP="00420E14">
      <w:pPr>
        <w:ind w:firstLine="567"/>
      </w:pPr>
      <w:r>
        <w:t>S</w:t>
      </w:r>
      <w:r w:rsidR="00C07ECB">
        <w:t xml:space="preserve">plitting up the streams did add </w:t>
      </w:r>
      <w:r w:rsidR="00C07ECB" w:rsidRPr="00463E60">
        <w:t xml:space="preserve">more complexity to the </w:t>
      </w:r>
      <w:r w:rsidR="00C07ECB" w:rsidRPr="00E827BB">
        <w:rPr>
          <w:i/>
        </w:rPr>
        <w:t>MapReduce</w:t>
      </w:r>
      <w:r w:rsidR="00C07ECB">
        <w:t xml:space="preserve"> design than was</w:t>
      </w:r>
      <w:r w:rsidR="00C07ECB" w:rsidRPr="00463E60">
        <w:t xml:space="preserve"> anticipated. </w:t>
      </w:r>
      <w:r w:rsidR="00C07ECB">
        <w:t>It a</w:t>
      </w:r>
      <w:r w:rsidR="00C07ECB" w:rsidRPr="00463E60">
        <w:t>rguabl</w:t>
      </w:r>
      <w:r w:rsidR="00C07ECB">
        <w:t xml:space="preserve">y added more complexity in the </w:t>
      </w:r>
      <w:r w:rsidR="00C07ECB" w:rsidRPr="00C03D2A">
        <w:rPr>
          <w:i/>
        </w:rPr>
        <w:t>Demux</w:t>
      </w:r>
      <w:r w:rsidR="00C07ECB">
        <w:t xml:space="preserve">, </w:t>
      </w:r>
      <w:r w:rsidR="00C07ECB" w:rsidRPr="00B84E4A">
        <w:rPr>
          <w:i/>
        </w:rPr>
        <w:t>Reduce</w:t>
      </w:r>
      <w:r w:rsidR="00C07ECB">
        <w:t xml:space="preserve"> and </w:t>
      </w:r>
      <w:r w:rsidR="00C07ECB" w:rsidRPr="00B84E4A">
        <w:rPr>
          <w:i/>
        </w:rPr>
        <w:t>Merge</w:t>
      </w:r>
      <w:r w:rsidR="00C07ECB" w:rsidRPr="00463E60">
        <w:t xml:space="preserve"> than </w:t>
      </w:r>
      <w:r w:rsidR="00885826">
        <w:t xml:space="preserve">it </w:t>
      </w:r>
      <w:r w:rsidR="00885826">
        <w:lastRenderedPageBreak/>
        <w:t xml:space="preserve">gained in simplicity of the </w:t>
      </w:r>
      <w:r w:rsidR="00885826" w:rsidRPr="00885826">
        <w:rPr>
          <w:i/>
        </w:rPr>
        <w:t>T</w:t>
      </w:r>
      <w:r w:rsidR="00C07ECB" w:rsidRPr="00885826">
        <w:rPr>
          <w:i/>
        </w:rPr>
        <w:t>ranscoder</w:t>
      </w:r>
      <w:r w:rsidR="004D0DCF">
        <w:t xml:space="preserve">, but we feel the performance </w:t>
      </w:r>
      <w:r w:rsidR="00640152">
        <w:t xml:space="preserve">and memory </w:t>
      </w:r>
      <w:r w:rsidR="004D0DCF">
        <w:t>advantages</w:t>
      </w:r>
      <w:r w:rsidR="006B3A4C">
        <w:t xml:space="preserve"> </w:t>
      </w:r>
      <w:r w:rsidR="00376DFF">
        <w:t>it gave us justified</w:t>
      </w:r>
      <w:r w:rsidR="004D0DCF">
        <w:t xml:space="preserve"> the design decision.</w:t>
      </w:r>
    </w:p>
    <w:p w14:paraId="7C971E33" w14:textId="444386AD" w:rsidR="00A273AC" w:rsidRDefault="000A771E" w:rsidP="008B6444">
      <w:pPr>
        <w:pStyle w:val="Heading1"/>
      </w:pPr>
      <w:r w:rsidRPr="000D0C0A">
        <w:t>Conclusion</w:t>
      </w:r>
    </w:p>
    <w:p w14:paraId="14D9C513" w14:textId="2190FB69" w:rsidR="00ED17C9" w:rsidRDefault="00510731" w:rsidP="00742EC2">
      <w:pPr>
        <w:ind w:firstLine="0"/>
      </w:pPr>
      <w:r>
        <w:t xml:space="preserve">We </w:t>
      </w:r>
      <w:r w:rsidR="00D32257">
        <w:t xml:space="preserve">have </w:t>
      </w:r>
      <w:r>
        <w:t xml:space="preserve">successfully verified the feasibility of </w:t>
      </w:r>
      <w:r w:rsidRPr="00510731">
        <w:rPr>
          <w:i/>
        </w:rPr>
        <w:t>MapReduce</w:t>
      </w:r>
      <w:r>
        <w:t xml:space="preserve"> as a</w:t>
      </w:r>
      <w:r w:rsidR="004F42E7">
        <w:t xml:space="preserve"> solution for video transcoding and proposed a method for d</w:t>
      </w:r>
      <w:r w:rsidR="00B02B7F">
        <w:t xml:space="preserve">ecomposing the streams of input efficiently. </w:t>
      </w:r>
      <w:r>
        <w:t>Whilst we found that the scalability of the solution is limited with smaller files, large test cases perform well.</w:t>
      </w:r>
      <w:r w:rsidR="002E46D7">
        <w:t xml:space="preserve"> The visual quality of our output was </w:t>
      </w:r>
      <w:r w:rsidR="00DE3BAE">
        <w:t>degraded</w:t>
      </w:r>
      <w:r w:rsidR="00B253CC">
        <w:t xml:space="preserve"> </w:t>
      </w:r>
      <w:r w:rsidR="00572E1C">
        <w:t>when using both the AB and CRF encoding strategies</w:t>
      </w:r>
      <w:r w:rsidR="00B253CC">
        <w:t xml:space="preserve">, but </w:t>
      </w:r>
      <w:r w:rsidR="002E46D7">
        <w:t xml:space="preserve">our user study confirmed that this was not noticeable </w:t>
      </w:r>
      <w:r w:rsidR="004E5673">
        <w:t>when perceived in</w:t>
      </w:r>
      <w:r w:rsidR="002E46D7">
        <w:t xml:space="preserve"> normal viewing conditions.</w:t>
      </w:r>
      <w:r w:rsidR="00572E1C">
        <w:t xml:space="preserve"> </w:t>
      </w:r>
      <w:r w:rsidR="007157D3">
        <w:t xml:space="preserve">The video compression achieved by our solution did not differ significantly from that of the reference transcoder. </w:t>
      </w:r>
    </w:p>
    <w:p w14:paraId="2F8425CD" w14:textId="0410BE78" w:rsidR="00ED17C9" w:rsidRPr="00ED17C9" w:rsidRDefault="00655F31" w:rsidP="00ED17C9">
      <w:r>
        <w:t xml:space="preserve">We </w:t>
      </w:r>
      <w:r w:rsidR="005360E7">
        <w:t>believe</w:t>
      </w:r>
      <w:r>
        <w:t xml:space="preserve"> that future work should be concentrated on </w:t>
      </w:r>
      <w:r w:rsidR="00ED17C9">
        <w:t xml:space="preserve">implementing a 2-pass encoding </w:t>
      </w:r>
      <w:r w:rsidR="00572E1C">
        <w:t>procedure that</w:t>
      </w:r>
      <w:r>
        <w:t xml:space="preserve"> would improve the q</w:t>
      </w:r>
      <w:r w:rsidR="006614FE">
        <w:t>uality and compression of our output</w:t>
      </w:r>
      <w:r w:rsidR="00ED17C9">
        <w:t xml:space="preserve">, at the detriment of some performance. 2-pass encoding decodes the </w:t>
      </w:r>
      <w:r w:rsidR="009E5A22">
        <w:t xml:space="preserve">entire </w:t>
      </w:r>
      <w:r w:rsidR="00ED17C9">
        <w:t xml:space="preserve">video initially, calculating statistics about </w:t>
      </w:r>
      <w:r w:rsidR="009E5A22">
        <w:t xml:space="preserve">each of </w:t>
      </w:r>
      <w:r w:rsidR="00230D15">
        <w:t xml:space="preserve">the frames </w:t>
      </w:r>
      <w:r w:rsidR="00ED17C9">
        <w:t xml:space="preserve">and the video as a </w:t>
      </w:r>
      <w:r w:rsidR="009E5A22">
        <w:t>whole, which</w:t>
      </w:r>
      <w:r w:rsidR="00ED17C9">
        <w:t xml:space="preserve"> are then used to optimise the chosen encoding strategy. Whilst this does add </w:t>
      </w:r>
      <w:r w:rsidR="00A06BF5">
        <w:t>extra</w:t>
      </w:r>
      <w:r w:rsidR="00ED17C9">
        <w:t xml:space="preserve"> computation to the beginning of our transcod</w:t>
      </w:r>
      <w:r w:rsidR="004E55B7">
        <w:t>e</w:t>
      </w:r>
      <w:r w:rsidR="00925021">
        <w:t xml:space="preserve"> operation</w:t>
      </w:r>
      <w:r w:rsidR="004E55B7">
        <w:t>, it would provide the encoders</w:t>
      </w:r>
      <w:r w:rsidR="00ED17C9">
        <w:t xml:space="preserve"> with all the </w:t>
      </w:r>
      <w:r w:rsidR="00925021">
        <w:t>information</w:t>
      </w:r>
      <w:r w:rsidR="00ED17C9">
        <w:t xml:space="preserve"> they require</w:t>
      </w:r>
      <w:r>
        <w:t xml:space="preserve"> to perform optimally.</w:t>
      </w:r>
      <w:r w:rsidR="00230D26">
        <w:t xml:space="preserve"> The complexity of this procedure limits the flexibility of the transcoder and increases the complexity of the transcode overall. Now that we have proven </w:t>
      </w:r>
      <w:r w:rsidR="00230D26" w:rsidRPr="00230D26">
        <w:rPr>
          <w:i/>
        </w:rPr>
        <w:t>MapReduce</w:t>
      </w:r>
      <w:r w:rsidR="00E55D24">
        <w:t xml:space="preserve"> as a platform for transcoding</w:t>
      </w:r>
      <w:r w:rsidR="00230D26">
        <w:t xml:space="preserve"> and presented a solution for processing </w:t>
      </w:r>
      <w:r w:rsidR="00E55D24">
        <w:t>video correctly, we feel that 2-pass</w:t>
      </w:r>
      <w:r w:rsidR="00230D26">
        <w:t xml:space="preserve"> would be </w:t>
      </w:r>
      <w:r w:rsidR="00657E4A">
        <w:t xml:space="preserve">an </w:t>
      </w:r>
      <w:r w:rsidR="00230D26">
        <w:t xml:space="preserve">ideal extension to </w:t>
      </w:r>
      <w:r w:rsidR="00B3154A">
        <w:t xml:space="preserve">further </w:t>
      </w:r>
      <w:r w:rsidR="00230D26">
        <w:t>develop the solution into a feasible production transcoder</w:t>
      </w:r>
      <w:r w:rsidR="00F41AFF">
        <w:t xml:space="preserve">, </w:t>
      </w:r>
      <w:r w:rsidR="00127569">
        <w:t>for us</w:t>
      </w:r>
      <w:r w:rsidR="00AE2D7C">
        <w:t xml:space="preserve">e in elastic load scenarios in ‘The </w:t>
      </w:r>
      <w:r w:rsidR="00127569">
        <w:t>Cloud’.</w:t>
      </w:r>
    </w:p>
    <w:p w14:paraId="786257E4" w14:textId="0972AED4" w:rsidR="00F60FAD" w:rsidRDefault="00F60FAD" w:rsidP="00B3154A">
      <w:r>
        <w:t xml:space="preserve">Further investigation into how </w:t>
      </w:r>
      <w:r w:rsidRPr="00182DC6">
        <w:rPr>
          <w:i/>
        </w:rPr>
        <w:t>Hadoop</w:t>
      </w:r>
      <w:r>
        <w:t xml:space="preserve"> 2.0 can be integrated into our solution to solve the resource allocation issues, and to allow us utilise the cluster efficiently in the last ‘wave’ of task</w:t>
      </w:r>
      <w:r w:rsidR="004B1E40">
        <w:t xml:space="preserve">s, </w:t>
      </w:r>
      <w:r w:rsidR="00F4267D">
        <w:t>is</w:t>
      </w:r>
      <w:r>
        <w:t xml:space="preserve"> of interest. Combining this work with 2-pass transcoding, would allow custom task scheduling to break up the input into different sizes for each wa</w:t>
      </w:r>
      <w:r w:rsidR="003655CC">
        <w:t xml:space="preserve">ve, </w:t>
      </w:r>
      <w:r w:rsidR="00182DC6">
        <w:t>ensuring that</w:t>
      </w:r>
      <w:r>
        <w:t xml:space="preserve"> we process the video as efficiently </w:t>
      </w:r>
      <w:r w:rsidR="003655CC">
        <w:t>as possible and still maintain visual quality throughout.</w:t>
      </w:r>
    </w:p>
    <w:p w14:paraId="6EBBCB42" w14:textId="16C1DE25" w:rsidR="00B231A9" w:rsidRPr="00D558F1" w:rsidRDefault="00B231A9" w:rsidP="00B3154A">
      <w:r>
        <w:t xml:space="preserve">To summarise, we believe </w:t>
      </w:r>
      <w:r w:rsidRPr="00B231A9">
        <w:rPr>
          <w:i/>
        </w:rPr>
        <w:t>MapReduce</w:t>
      </w:r>
      <w:r>
        <w:t>, whilst having originally ha</w:t>
      </w:r>
      <w:r w:rsidR="007C2D3C">
        <w:t>d</w:t>
      </w:r>
      <w:r>
        <w:t xml:space="preserve"> a data-processing oriented background, provides a good platform for distributed video transcoding.</w:t>
      </w:r>
      <w:r w:rsidR="00F62EDC">
        <w:t xml:space="preserve"> </w:t>
      </w:r>
      <w:r w:rsidRPr="00B231A9">
        <w:rPr>
          <w:i/>
        </w:rPr>
        <w:t>MapReduce</w:t>
      </w:r>
      <w:r>
        <w:t xml:space="preserve"> can clearly be used for computational loads, as our results</w:t>
      </w:r>
      <w:r w:rsidR="00417AF5">
        <w:t xml:space="preserve"> and </w:t>
      </w:r>
      <w:r w:rsidR="00322562">
        <w:t>evaluation</w:t>
      </w:r>
      <w:r>
        <w:t xml:space="preserve"> </w:t>
      </w:r>
      <w:r w:rsidR="00417AF5">
        <w:t xml:space="preserve">have </w:t>
      </w:r>
      <w:r>
        <w:t>show</w:t>
      </w:r>
      <w:r w:rsidR="00417AF5">
        <w:t>n</w:t>
      </w:r>
      <w:r w:rsidR="00D558F1">
        <w:t xml:space="preserve">, and improvements to </w:t>
      </w:r>
      <w:r w:rsidR="00D558F1" w:rsidRPr="00D558F1">
        <w:rPr>
          <w:i/>
        </w:rPr>
        <w:t>Hadoop</w:t>
      </w:r>
      <w:r w:rsidR="00D558F1">
        <w:t xml:space="preserve"> look to make this</w:t>
      </w:r>
      <w:r w:rsidR="00852A3F">
        <w:t xml:space="preserve"> </w:t>
      </w:r>
      <w:r w:rsidR="00D558F1">
        <w:t xml:space="preserve">more </w:t>
      </w:r>
      <w:r w:rsidR="00852A3F">
        <w:t>viable</w:t>
      </w:r>
      <w:r w:rsidR="0036474D">
        <w:t xml:space="preserve"> in the future.</w:t>
      </w:r>
    </w:p>
    <w:p w14:paraId="117D86CD" w14:textId="77777777" w:rsidR="001672BE" w:rsidRPr="000D0C0A" w:rsidRDefault="00062CAF" w:rsidP="000E08AD">
      <w:pPr>
        <w:pStyle w:val="Heading1"/>
        <w:numPr>
          <w:ilvl w:val="0"/>
          <w:numId w:val="0"/>
        </w:numPr>
        <w:spacing w:before="120"/>
      </w:pPr>
      <w:r w:rsidRPr="000E08AD">
        <w:rPr>
          <w:sz w:val="22"/>
        </w:rPr>
        <w:t>References</w:t>
      </w:r>
    </w:p>
    <w:p w14:paraId="57F39838" w14:textId="77777777" w:rsidR="00723CD2" w:rsidRPr="00041B02" w:rsidRDefault="00723CD2" w:rsidP="00723CD2">
      <w:pPr>
        <w:spacing w:after="60"/>
        <w:ind w:firstLine="0"/>
        <w:rPr>
          <w:sz w:val="16"/>
          <w:szCs w:val="16"/>
          <w:lang w:eastAsia="en-US"/>
        </w:rPr>
      </w:pPr>
      <w:r w:rsidRPr="00041B02">
        <w:rPr>
          <w:sz w:val="16"/>
          <w:szCs w:val="16"/>
        </w:rPr>
        <w:t xml:space="preserve">Chen and Schlosser. Map-Reduce Meets Wider Varieties of Applications. </w:t>
      </w:r>
      <w:r w:rsidRPr="00041B02">
        <w:rPr>
          <w:i/>
          <w:sz w:val="16"/>
          <w:szCs w:val="16"/>
        </w:rPr>
        <w:t>Intel Labs Pittsburgh Tech Report, IRP-TR-08-05, May, 2008</w:t>
      </w:r>
    </w:p>
    <w:p w14:paraId="37238E03" w14:textId="77777777" w:rsidR="00723CD2" w:rsidRPr="00041B02" w:rsidRDefault="00723CD2" w:rsidP="00723CD2">
      <w:pPr>
        <w:spacing w:after="60"/>
        <w:ind w:firstLine="0"/>
        <w:rPr>
          <w:sz w:val="16"/>
          <w:szCs w:val="16"/>
          <w:lang w:eastAsia="en-US"/>
        </w:rPr>
      </w:pPr>
      <w:r w:rsidRPr="00041B02">
        <w:rPr>
          <w:sz w:val="16"/>
          <w:szCs w:val="16"/>
        </w:rPr>
        <w:t xml:space="preserve">Dean, J. and </w:t>
      </w:r>
      <w:proofErr w:type="spellStart"/>
      <w:r w:rsidRPr="00041B02">
        <w:rPr>
          <w:sz w:val="16"/>
          <w:szCs w:val="16"/>
        </w:rPr>
        <w:t>Ghemawat</w:t>
      </w:r>
      <w:proofErr w:type="spellEnd"/>
      <w:r w:rsidRPr="00041B02">
        <w:rPr>
          <w:sz w:val="16"/>
          <w:szCs w:val="16"/>
        </w:rPr>
        <w:t xml:space="preserve">, S, 2004. MapReduce: Simplified data processing on large clusters. </w:t>
      </w:r>
      <w:r w:rsidRPr="00041B02">
        <w:rPr>
          <w:i/>
          <w:sz w:val="16"/>
          <w:szCs w:val="16"/>
        </w:rPr>
        <w:t xml:space="preserve">Communications of the ACM, </w:t>
      </w:r>
      <w:r w:rsidRPr="00041B02">
        <w:rPr>
          <w:sz w:val="16"/>
          <w:szCs w:val="16"/>
        </w:rPr>
        <w:t>51(</w:t>
      </w:r>
      <w:r>
        <w:rPr>
          <w:sz w:val="16"/>
          <w:szCs w:val="16"/>
        </w:rPr>
        <w:t>1),</w:t>
      </w:r>
      <w:r w:rsidRPr="00041B02">
        <w:rPr>
          <w:sz w:val="16"/>
          <w:szCs w:val="16"/>
        </w:rPr>
        <w:t xml:space="preserve"> </w:t>
      </w:r>
      <w:proofErr w:type="spellStart"/>
      <w:r w:rsidRPr="00041B02">
        <w:rPr>
          <w:sz w:val="16"/>
          <w:szCs w:val="16"/>
        </w:rPr>
        <w:t>pp</w:t>
      </w:r>
      <w:proofErr w:type="spellEnd"/>
      <w:r w:rsidRPr="00041B02">
        <w:rPr>
          <w:sz w:val="16"/>
          <w:szCs w:val="16"/>
        </w:rPr>
        <w:t xml:space="preserve"> 107-113.</w:t>
      </w:r>
    </w:p>
    <w:p w14:paraId="6A0BD19E" w14:textId="77777777" w:rsidR="00723CD2" w:rsidRPr="00041B02" w:rsidRDefault="00723CD2" w:rsidP="00723CD2">
      <w:pPr>
        <w:spacing w:after="60"/>
        <w:ind w:firstLine="0"/>
        <w:rPr>
          <w:sz w:val="16"/>
          <w:szCs w:val="16"/>
        </w:rPr>
      </w:pPr>
      <w:proofErr w:type="spellStart"/>
      <w:r w:rsidRPr="00041B02">
        <w:rPr>
          <w:sz w:val="16"/>
          <w:szCs w:val="16"/>
        </w:rPr>
        <w:t>Furht</w:t>
      </w:r>
      <w:proofErr w:type="spellEnd"/>
      <w:r>
        <w:rPr>
          <w:sz w:val="16"/>
          <w:szCs w:val="16"/>
        </w:rPr>
        <w:t xml:space="preserve"> B.</w:t>
      </w:r>
      <w:r w:rsidRPr="00041B02">
        <w:rPr>
          <w:sz w:val="16"/>
          <w:szCs w:val="16"/>
        </w:rPr>
        <w:t xml:space="preserve">, 2008, </w:t>
      </w:r>
      <w:r w:rsidRPr="00041B02">
        <w:rPr>
          <w:i/>
          <w:sz w:val="16"/>
          <w:szCs w:val="16"/>
        </w:rPr>
        <w:t>Encyclopaedia of Multimedia</w:t>
      </w:r>
      <w:r w:rsidRPr="00041B02">
        <w:rPr>
          <w:sz w:val="16"/>
          <w:szCs w:val="16"/>
        </w:rPr>
        <w:t>, 2</w:t>
      </w:r>
      <w:r w:rsidRPr="00041B02">
        <w:rPr>
          <w:sz w:val="16"/>
          <w:szCs w:val="16"/>
          <w:vertAlign w:val="superscript"/>
        </w:rPr>
        <w:t>nd</w:t>
      </w:r>
      <w:r w:rsidRPr="00041B02">
        <w:rPr>
          <w:sz w:val="16"/>
          <w:szCs w:val="16"/>
        </w:rPr>
        <w:t xml:space="preserve"> ed. Springer</w:t>
      </w:r>
      <w:r w:rsidRPr="00041B02">
        <w:rPr>
          <w:i/>
          <w:sz w:val="16"/>
          <w:szCs w:val="16"/>
        </w:rPr>
        <w:t>.</w:t>
      </w:r>
      <w:r w:rsidRPr="00041B02">
        <w:rPr>
          <w:sz w:val="16"/>
          <w:szCs w:val="16"/>
        </w:rPr>
        <w:t xml:space="preserve"> ISBN: 0387747249</w:t>
      </w:r>
    </w:p>
    <w:p w14:paraId="62759401" w14:textId="77777777" w:rsidR="00723CD2" w:rsidRPr="00041B02" w:rsidRDefault="00723CD2" w:rsidP="00723CD2">
      <w:pPr>
        <w:spacing w:after="60"/>
        <w:ind w:firstLine="0"/>
        <w:rPr>
          <w:sz w:val="16"/>
          <w:szCs w:val="16"/>
        </w:rPr>
      </w:pPr>
      <w:r w:rsidRPr="00041B02">
        <w:rPr>
          <w:sz w:val="16"/>
          <w:szCs w:val="16"/>
        </w:rPr>
        <w:t xml:space="preserve">Garcia, A. and </w:t>
      </w:r>
      <w:proofErr w:type="spellStart"/>
      <w:r w:rsidRPr="00041B02">
        <w:rPr>
          <w:sz w:val="16"/>
          <w:szCs w:val="16"/>
        </w:rPr>
        <w:t>Kalva</w:t>
      </w:r>
      <w:proofErr w:type="spellEnd"/>
      <w:r w:rsidRPr="00041B02">
        <w:rPr>
          <w:sz w:val="16"/>
          <w:szCs w:val="16"/>
        </w:rPr>
        <w:t xml:space="preserve">, H. and </w:t>
      </w:r>
      <w:proofErr w:type="spellStart"/>
      <w:r w:rsidRPr="00041B02">
        <w:rPr>
          <w:sz w:val="16"/>
          <w:szCs w:val="16"/>
        </w:rPr>
        <w:t>Furht</w:t>
      </w:r>
      <w:proofErr w:type="spellEnd"/>
      <w:r w:rsidRPr="00041B02">
        <w:rPr>
          <w:sz w:val="16"/>
          <w:szCs w:val="16"/>
        </w:rPr>
        <w:t xml:space="preserve">, B. A study of transcoding on cloud environments for video content delivery, </w:t>
      </w:r>
      <w:r w:rsidRPr="00041B02">
        <w:rPr>
          <w:i/>
          <w:sz w:val="16"/>
          <w:szCs w:val="16"/>
        </w:rPr>
        <w:t>Proceedings of the 2010 ACM multimedia workshop on Mobile cloud media computing, October 29-29, 2010, Firenze, Italy</w:t>
      </w:r>
      <w:r w:rsidRPr="00041B02">
        <w:rPr>
          <w:sz w:val="16"/>
          <w:szCs w:val="16"/>
        </w:rPr>
        <w:t>, pp13-18.</w:t>
      </w:r>
    </w:p>
    <w:p w14:paraId="53BBE2FF" w14:textId="77777777" w:rsidR="00723CD2" w:rsidRPr="00BC6BF4" w:rsidRDefault="00723CD2" w:rsidP="00723CD2">
      <w:pPr>
        <w:spacing w:after="60"/>
        <w:ind w:firstLine="0"/>
        <w:rPr>
          <w:sz w:val="16"/>
          <w:szCs w:val="16"/>
          <w:lang w:eastAsia="en-US"/>
        </w:rPr>
      </w:pPr>
      <w:r w:rsidRPr="00BC6BF4">
        <w:rPr>
          <w:sz w:val="16"/>
          <w:szCs w:val="16"/>
        </w:rPr>
        <w:t>New York Times, November 1</w:t>
      </w:r>
      <w:r w:rsidRPr="00BC6BF4">
        <w:rPr>
          <w:sz w:val="16"/>
          <w:szCs w:val="16"/>
          <w:vertAlign w:val="superscript"/>
        </w:rPr>
        <w:t>st</w:t>
      </w:r>
      <w:r w:rsidRPr="00BC6BF4">
        <w:rPr>
          <w:sz w:val="16"/>
          <w:szCs w:val="16"/>
        </w:rPr>
        <w:t xml:space="preserve">, 2007. </w:t>
      </w:r>
      <w:r w:rsidRPr="00BC6BF4">
        <w:rPr>
          <w:i/>
          <w:sz w:val="16"/>
          <w:szCs w:val="16"/>
        </w:rPr>
        <w:t>Self-service, Prorated Super Computing Fun</w:t>
      </w:r>
      <w:proofErr w:type="gramStart"/>
      <w:r w:rsidRPr="00BC6BF4">
        <w:rPr>
          <w:i/>
          <w:sz w:val="16"/>
          <w:szCs w:val="16"/>
        </w:rPr>
        <w:t>!</w:t>
      </w:r>
      <w:r w:rsidRPr="00BC6BF4">
        <w:rPr>
          <w:sz w:val="16"/>
          <w:szCs w:val="16"/>
        </w:rPr>
        <w:t>,</w:t>
      </w:r>
      <w:proofErr w:type="gramEnd"/>
      <w:r w:rsidRPr="00BC6BF4">
        <w:rPr>
          <w:sz w:val="16"/>
          <w:szCs w:val="16"/>
        </w:rPr>
        <w:t xml:space="preserve"> [online] Available at: </w:t>
      </w:r>
      <w:hyperlink r:id="rId27" w:history="1">
        <w:r w:rsidRPr="00BC6BF4">
          <w:rPr>
            <w:rStyle w:val="Hyperlink"/>
            <w:color w:val="auto"/>
            <w:sz w:val="16"/>
            <w:szCs w:val="16"/>
          </w:rPr>
          <w:t>http://open.blogs.nytimes.com/2007/11/01/self-service- prorated-super-computing-fun/</w:t>
        </w:r>
      </w:hyperlink>
      <w:r w:rsidRPr="00BC6BF4">
        <w:rPr>
          <w:sz w:val="16"/>
          <w:szCs w:val="16"/>
        </w:rPr>
        <w:t xml:space="preserve"> [last accessed: 21/06/2011]</w:t>
      </w:r>
    </w:p>
    <w:p w14:paraId="6A003B68" w14:textId="77777777" w:rsidR="00723CD2" w:rsidRDefault="00723CD2" w:rsidP="00723CD2">
      <w:pPr>
        <w:spacing w:after="60"/>
        <w:ind w:firstLine="0"/>
        <w:rPr>
          <w:sz w:val="16"/>
          <w:szCs w:val="16"/>
        </w:rPr>
      </w:pPr>
      <w:r w:rsidRPr="00041B02">
        <w:rPr>
          <w:sz w:val="16"/>
          <w:szCs w:val="16"/>
        </w:rPr>
        <w:t xml:space="preserve">Pereira, </w:t>
      </w:r>
      <w:proofErr w:type="spellStart"/>
      <w:r w:rsidRPr="00041B02">
        <w:rPr>
          <w:sz w:val="16"/>
          <w:szCs w:val="16"/>
        </w:rPr>
        <w:t>Azambuja</w:t>
      </w:r>
      <w:proofErr w:type="spellEnd"/>
      <w:r w:rsidRPr="00041B02">
        <w:rPr>
          <w:sz w:val="16"/>
          <w:szCs w:val="16"/>
        </w:rPr>
        <w:t xml:space="preserve">, </w:t>
      </w:r>
      <w:proofErr w:type="spellStart"/>
      <w:r w:rsidRPr="00041B02">
        <w:rPr>
          <w:sz w:val="16"/>
          <w:szCs w:val="16"/>
        </w:rPr>
        <w:t>Breitman</w:t>
      </w:r>
      <w:proofErr w:type="spellEnd"/>
      <w:r w:rsidRPr="00041B02">
        <w:rPr>
          <w:sz w:val="16"/>
          <w:szCs w:val="16"/>
        </w:rPr>
        <w:t xml:space="preserve"> and </w:t>
      </w:r>
      <w:proofErr w:type="spellStart"/>
      <w:r w:rsidRPr="00041B02">
        <w:rPr>
          <w:sz w:val="16"/>
          <w:szCs w:val="16"/>
        </w:rPr>
        <w:t>Endler</w:t>
      </w:r>
      <w:proofErr w:type="spellEnd"/>
      <w:r w:rsidRPr="00041B02">
        <w:rPr>
          <w:sz w:val="16"/>
          <w:szCs w:val="16"/>
        </w:rPr>
        <w:t xml:space="preserve">, An Architecture for Distributed High Performance Video Processing in the Cloud, </w:t>
      </w:r>
      <w:r w:rsidRPr="00041B02">
        <w:rPr>
          <w:i/>
          <w:sz w:val="16"/>
          <w:szCs w:val="16"/>
        </w:rPr>
        <w:t>Proceedings of Cloud Computing (CLOUD), 2010 IEEE 3rd International Conference,</w:t>
      </w:r>
      <w:r>
        <w:rPr>
          <w:i/>
          <w:sz w:val="16"/>
          <w:szCs w:val="16"/>
        </w:rPr>
        <w:t xml:space="preserve"> July 2010, Miami, Florida, USA</w:t>
      </w:r>
      <w:r w:rsidRPr="00041B02">
        <w:rPr>
          <w:i/>
          <w:sz w:val="16"/>
          <w:szCs w:val="16"/>
        </w:rPr>
        <w:t xml:space="preserve">, </w:t>
      </w:r>
      <w:proofErr w:type="spellStart"/>
      <w:r w:rsidRPr="00041B02">
        <w:rPr>
          <w:sz w:val="16"/>
          <w:szCs w:val="16"/>
        </w:rPr>
        <w:t>pp</w:t>
      </w:r>
      <w:proofErr w:type="spellEnd"/>
      <w:r w:rsidRPr="00041B02">
        <w:rPr>
          <w:sz w:val="16"/>
          <w:szCs w:val="16"/>
        </w:rPr>
        <w:t xml:space="preserve"> 482-289.</w:t>
      </w:r>
    </w:p>
    <w:p w14:paraId="25F3FEC4" w14:textId="77777777" w:rsidR="00723CD2" w:rsidRPr="00041B02" w:rsidRDefault="00723CD2" w:rsidP="00723CD2">
      <w:pPr>
        <w:pStyle w:val="BodyText"/>
        <w:spacing w:after="60"/>
        <w:ind w:firstLine="0"/>
        <w:rPr>
          <w:i/>
          <w:sz w:val="16"/>
          <w:szCs w:val="16"/>
        </w:rPr>
      </w:pPr>
      <w:proofErr w:type="gramStart"/>
      <w:r w:rsidRPr="00041B02">
        <w:rPr>
          <w:sz w:val="16"/>
          <w:szCs w:val="16"/>
        </w:rPr>
        <w:t>Richardson, I. E. G 2002.</w:t>
      </w:r>
      <w:proofErr w:type="gramEnd"/>
      <w:r w:rsidRPr="00041B02">
        <w:rPr>
          <w:sz w:val="16"/>
          <w:szCs w:val="16"/>
        </w:rPr>
        <w:t xml:space="preserve"> </w:t>
      </w:r>
      <w:r w:rsidRPr="00041B02">
        <w:rPr>
          <w:i/>
          <w:sz w:val="16"/>
          <w:szCs w:val="16"/>
        </w:rPr>
        <w:t xml:space="preserve">Video codec design: developing image and video compression systems, </w:t>
      </w:r>
      <w:r w:rsidRPr="00041B02">
        <w:rPr>
          <w:sz w:val="16"/>
          <w:szCs w:val="16"/>
        </w:rPr>
        <w:t>Wiley and Sons.</w:t>
      </w:r>
      <w:r w:rsidRPr="00041B02">
        <w:rPr>
          <w:i/>
          <w:sz w:val="16"/>
          <w:szCs w:val="16"/>
        </w:rPr>
        <w:t xml:space="preserve"> </w:t>
      </w:r>
      <w:r w:rsidRPr="00041B02">
        <w:rPr>
          <w:sz w:val="16"/>
          <w:szCs w:val="16"/>
        </w:rPr>
        <w:t>ISBN: 978-0-471-48553-7</w:t>
      </w:r>
    </w:p>
    <w:p w14:paraId="1C8173F5" w14:textId="28815B65" w:rsidR="00723CD2" w:rsidRPr="00041B02" w:rsidRDefault="00723CD2" w:rsidP="00723CD2">
      <w:pPr>
        <w:spacing w:after="60"/>
        <w:ind w:firstLine="0"/>
        <w:rPr>
          <w:sz w:val="16"/>
          <w:szCs w:val="16"/>
          <w:lang w:eastAsia="en-US"/>
        </w:rPr>
      </w:pPr>
      <w:r w:rsidRPr="00041B02">
        <w:rPr>
          <w:sz w:val="16"/>
          <w:szCs w:val="16"/>
          <w:lang w:eastAsia="en-US"/>
        </w:rPr>
        <w:t>Rodriguez, A. Gonzalez</w:t>
      </w:r>
      <w:r>
        <w:rPr>
          <w:sz w:val="16"/>
          <w:szCs w:val="16"/>
          <w:lang w:eastAsia="en-US"/>
        </w:rPr>
        <w:t xml:space="preserve"> A.</w:t>
      </w:r>
      <w:r w:rsidRPr="00041B02">
        <w:rPr>
          <w:sz w:val="16"/>
          <w:szCs w:val="16"/>
          <w:lang w:eastAsia="en-US"/>
        </w:rPr>
        <w:t xml:space="preserve">, </w:t>
      </w:r>
      <w:proofErr w:type="spellStart"/>
      <w:r w:rsidRPr="00041B02">
        <w:rPr>
          <w:sz w:val="16"/>
          <w:szCs w:val="16"/>
          <w:lang w:eastAsia="en-US"/>
        </w:rPr>
        <w:t>Malumbres</w:t>
      </w:r>
      <w:proofErr w:type="spellEnd"/>
      <w:r>
        <w:rPr>
          <w:sz w:val="16"/>
          <w:szCs w:val="16"/>
          <w:lang w:eastAsia="en-US"/>
        </w:rPr>
        <w:t xml:space="preserve"> </w:t>
      </w:r>
      <w:r w:rsidRPr="00041B02">
        <w:rPr>
          <w:sz w:val="16"/>
          <w:szCs w:val="16"/>
          <w:lang w:eastAsia="en-US"/>
        </w:rPr>
        <w:t>M.P., Hierarchical parallelization of an H.264/</w:t>
      </w:r>
      <w:r>
        <w:rPr>
          <w:sz w:val="16"/>
          <w:szCs w:val="16"/>
          <w:lang w:eastAsia="en-US"/>
        </w:rPr>
        <w:t>AVC video encoder,</w:t>
      </w:r>
      <w:r w:rsidRPr="00041B02">
        <w:rPr>
          <w:sz w:val="16"/>
          <w:szCs w:val="16"/>
          <w:lang w:eastAsia="en-US"/>
        </w:rPr>
        <w:t xml:space="preserve"> </w:t>
      </w:r>
      <w:r w:rsidRPr="00BC6BF4">
        <w:rPr>
          <w:i/>
          <w:sz w:val="16"/>
          <w:szCs w:val="16"/>
          <w:lang w:eastAsia="en-US"/>
        </w:rPr>
        <w:t>Inter</w:t>
      </w:r>
      <w:r w:rsidR="00871F6B">
        <w:rPr>
          <w:i/>
          <w:sz w:val="16"/>
          <w:szCs w:val="16"/>
          <w:lang w:eastAsia="en-US"/>
        </w:rPr>
        <w:t xml:space="preserve">national Symposium on Parallel </w:t>
      </w:r>
      <w:r w:rsidRPr="00BC6BF4">
        <w:rPr>
          <w:i/>
          <w:sz w:val="16"/>
          <w:szCs w:val="16"/>
          <w:lang w:eastAsia="en-US"/>
        </w:rPr>
        <w:t>Computing in Electrical Engineering (PARELEC’06), September 2006</w:t>
      </w:r>
      <w:r w:rsidRPr="00041B02">
        <w:rPr>
          <w:sz w:val="16"/>
          <w:szCs w:val="16"/>
          <w:lang w:eastAsia="en-US"/>
        </w:rPr>
        <w:t xml:space="preserve">, pp. 363–368. </w:t>
      </w:r>
    </w:p>
    <w:p w14:paraId="2D4A2DCF" w14:textId="77777777" w:rsidR="00723CD2" w:rsidRDefault="00723CD2" w:rsidP="00723CD2">
      <w:pPr>
        <w:spacing w:after="60"/>
        <w:ind w:firstLine="0"/>
        <w:rPr>
          <w:sz w:val="16"/>
          <w:szCs w:val="16"/>
          <w:lang w:eastAsia="en-US"/>
        </w:rPr>
      </w:pPr>
      <w:r w:rsidRPr="00BC6BF4">
        <w:rPr>
          <w:sz w:val="16"/>
          <w:szCs w:val="16"/>
          <w:lang w:eastAsia="en-US"/>
        </w:rPr>
        <w:t>Schmidt</w:t>
      </w:r>
      <w:r>
        <w:rPr>
          <w:sz w:val="16"/>
          <w:szCs w:val="16"/>
          <w:lang w:eastAsia="en-US"/>
        </w:rPr>
        <w:t xml:space="preserve"> R. and </w:t>
      </w:r>
      <w:proofErr w:type="spellStart"/>
      <w:r w:rsidRPr="00BC6BF4">
        <w:rPr>
          <w:sz w:val="16"/>
          <w:szCs w:val="16"/>
          <w:lang w:eastAsia="en-US"/>
        </w:rPr>
        <w:t>Rella</w:t>
      </w:r>
      <w:proofErr w:type="spellEnd"/>
      <w:r>
        <w:rPr>
          <w:sz w:val="16"/>
          <w:szCs w:val="16"/>
          <w:lang w:eastAsia="en-US"/>
        </w:rPr>
        <w:t xml:space="preserve"> M</w:t>
      </w:r>
      <w:r w:rsidRPr="00BC6BF4">
        <w:rPr>
          <w:sz w:val="16"/>
          <w:szCs w:val="16"/>
          <w:lang w:eastAsia="en-US"/>
        </w:rPr>
        <w:t xml:space="preserve">, An approach for processing large and non-uniform media objects on </w:t>
      </w:r>
      <w:proofErr w:type="spellStart"/>
      <w:r w:rsidRPr="00BC6BF4">
        <w:rPr>
          <w:sz w:val="16"/>
          <w:szCs w:val="16"/>
          <w:lang w:eastAsia="en-US"/>
        </w:rPr>
        <w:t>mapreduce</w:t>
      </w:r>
      <w:proofErr w:type="spellEnd"/>
      <w:r w:rsidRPr="00BC6BF4">
        <w:rPr>
          <w:sz w:val="16"/>
          <w:szCs w:val="16"/>
          <w:lang w:eastAsia="en-US"/>
        </w:rPr>
        <w:t xml:space="preserve">-based clusters, </w:t>
      </w:r>
      <w:r w:rsidRPr="00BC6BF4">
        <w:rPr>
          <w:i/>
          <w:sz w:val="16"/>
          <w:szCs w:val="16"/>
          <w:lang w:eastAsia="en-US"/>
        </w:rPr>
        <w:t>Digital Libraries: For Cultural Heritage, Knowledge Dissemination, and Future Creation, 2011</w:t>
      </w:r>
      <w:r w:rsidRPr="00BC6BF4">
        <w:rPr>
          <w:sz w:val="16"/>
          <w:szCs w:val="16"/>
          <w:lang w:eastAsia="en-US"/>
        </w:rPr>
        <w:t>, pp. 172-181.</w:t>
      </w:r>
    </w:p>
    <w:p w14:paraId="11CC33B2" w14:textId="77777777" w:rsidR="00723CD2" w:rsidRPr="0085012E" w:rsidRDefault="00723CD2" w:rsidP="00723CD2">
      <w:pPr>
        <w:spacing w:after="60"/>
        <w:ind w:firstLine="0"/>
        <w:rPr>
          <w:sz w:val="16"/>
          <w:szCs w:val="16"/>
          <w:lang w:eastAsia="en-US"/>
        </w:rPr>
      </w:pPr>
      <w:r>
        <w:rPr>
          <w:sz w:val="16"/>
          <w:szCs w:val="16"/>
          <w:lang w:eastAsia="en-US"/>
        </w:rPr>
        <w:t>S</w:t>
      </w:r>
      <w:r w:rsidRPr="00766A8B">
        <w:rPr>
          <w:sz w:val="16"/>
          <w:szCs w:val="16"/>
          <w:lang w:eastAsia="en-US"/>
        </w:rPr>
        <w:t>harma</w:t>
      </w:r>
      <w:r>
        <w:rPr>
          <w:sz w:val="16"/>
          <w:szCs w:val="16"/>
          <w:lang w:eastAsia="en-US"/>
        </w:rPr>
        <w:t xml:space="preserve"> B., </w:t>
      </w:r>
      <w:proofErr w:type="spellStart"/>
      <w:r w:rsidRPr="00766A8B">
        <w:rPr>
          <w:sz w:val="16"/>
          <w:szCs w:val="16"/>
          <w:lang w:eastAsia="en-US"/>
        </w:rPr>
        <w:t>Prabhakar</w:t>
      </w:r>
      <w:proofErr w:type="spellEnd"/>
      <w:r>
        <w:rPr>
          <w:sz w:val="16"/>
          <w:szCs w:val="16"/>
          <w:lang w:eastAsia="en-US"/>
        </w:rPr>
        <w:t xml:space="preserve"> R.</w:t>
      </w:r>
      <w:r w:rsidRPr="00766A8B">
        <w:rPr>
          <w:sz w:val="16"/>
          <w:szCs w:val="16"/>
          <w:lang w:eastAsia="en-US"/>
        </w:rPr>
        <w:t>, Lim</w:t>
      </w:r>
      <w:r>
        <w:rPr>
          <w:sz w:val="16"/>
          <w:szCs w:val="16"/>
          <w:lang w:eastAsia="en-US"/>
        </w:rPr>
        <w:t xml:space="preserve"> S.</w:t>
      </w:r>
      <w:r w:rsidRPr="00766A8B">
        <w:rPr>
          <w:sz w:val="16"/>
          <w:szCs w:val="16"/>
          <w:lang w:eastAsia="en-US"/>
        </w:rPr>
        <w:t xml:space="preserve">, </w:t>
      </w:r>
      <w:proofErr w:type="spellStart"/>
      <w:r w:rsidRPr="00766A8B">
        <w:rPr>
          <w:sz w:val="16"/>
          <w:szCs w:val="16"/>
          <w:lang w:eastAsia="en-US"/>
        </w:rPr>
        <w:t>Kandemir</w:t>
      </w:r>
      <w:proofErr w:type="spellEnd"/>
      <w:r>
        <w:rPr>
          <w:sz w:val="16"/>
          <w:szCs w:val="16"/>
          <w:lang w:eastAsia="en-US"/>
        </w:rPr>
        <w:t xml:space="preserve"> M.</w:t>
      </w:r>
      <w:r w:rsidRPr="00766A8B">
        <w:rPr>
          <w:sz w:val="16"/>
          <w:szCs w:val="16"/>
          <w:lang w:eastAsia="en-US"/>
        </w:rPr>
        <w:t xml:space="preserve"> and Das</w:t>
      </w:r>
      <w:r>
        <w:rPr>
          <w:sz w:val="16"/>
          <w:szCs w:val="16"/>
          <w:lang w:eastAsia="en-US"/>
        </w:rPr>
        <w:t xml:space="preserve"> C., </w:t>
      </w:r>
      <w:proofErr w:type="spellStart"/>
      <w:r w:rsidRPr="00766A8B">
        <w:rPr>
          <w:sz w:val="16"/>
          <w:szCs w:val="16"/>
          <w:lang w:eastAsia="en-US"/>
        </w:rPr>
        <w:t>MROrchestrator</w:t>
      </w:r>
      <w:proofErr w:type="spellEnd"/>
      <w:r w:rsidRPr="00766A8B">
        <w:rPr>
          <w:sz w:val="16"/>
          <w:szCs w:val="16"/>
          <w:lang w:eastAsia="en-US"/>
        </w:rPr>
        <w:t>: A Fine-Grained Resource Orchestration Framework for Hadoop MapReduce</w:t>
      </w:r>
      <w:r>
        <w:rPr>
          <w:sz w:val="16"/>
          <w:szCs w:val="16"/>
          <w:lang w:eastAsia="en-US"/>
        </w:rPr>
        <w:t xml:space="preserve">, </w:t>
      </w:r>
      <w:r w:rsidRPr="0085012E">
        <w:rPr>
          <w:i/>
          <w:sz w:val="16"/>
          <w:szCs w:val="16"/>
          <w:lang w:eastAsia="en-US"/>
        </w:rPr>
        <w:t xml:space="preserve">Department of Computer Science and Engineering, The Pennsylvania State University </w:t>
      </w:r>
      <w:r>
        <w:rPr>
          <w:i/>
          <w:sz w:val="16"/>
          <w:szCs w:val="16"/>
          <w:lang w:eastAsia="en-US"/>
        </w:rPr>
        <w:t xml:space="preserve">- </w:t>
      </w:r>
      <w:r w:rsidRPr="0085012E">
        <w:rPr>
          <w:i/>
          <w:sz w:val="16"/>
          <w:szCs w:val="16"/>
          <w:lang w:eastAsia="en-US"/>
        </w:rPr>
        <w:t>Technical Report CSE-12-001, January 2012</w:t>
      </w:r>
      <w:r>
        <w:rPr>
          <w:i/>
          <w:sz w:val="16"/>
          <w:szCs w:val="16"/>
          <w:lang w:eastAsia="en-US"/>
        </w:rPr>
        <w:t xml:space="preserve">, </w:t>
      </w:r>
      <w:r>
        <w:rPr>
          <w:sz w:val="16"/>
          <w:szCs w:val="16"/>
          <w:lang w:eastAsia="en-US"/>
        </w:rPr>
        <w:t>unpublished.</w:t>
      </w:r>
    </w:p>
    <w:p w14:paraId="61E7F0CE" w14:textId="49574CEC" w:rsidR="00723CD2" w:rsidRPr="00041B02" w:rsidRDefault="00723CD2" w:rsidP="00723CD2">
      <w:pPr>
        <w:spacing w:after="60"/>
        <w:ind w:firstLine="0"/>
        <w:rPr>
          <w:sz w:val="16"/>
          <w:szCs w:val="16"/>
          <w:lang w:eastAsia="en-US"/>
        </w:rPr>
      </w:pPr>
      <w:proofErr w:type="spellStart"/>
      <w:r w:rsidRPr="00041B02">
        <w:rPr>
          <w:sz w:val="16"/>
          <w:szCs w:val="16"/>
          <w:lang w:eastAsia="en-US"/>
        </w:rPr>
        <w:t>Shen</w:t>
      </w:r>
      <w:proofErr w:type="spellEnd"/>
      <w:r w:rsidRPr="00041B02">
        <w:rPr>
          <w:sz w:val="16"/>
          <w:szCs w:val="16"/>
          <w:lang w:eastAsia="en-US"/>
        </w:rPr>
        <w:t xml:space="preserve"> and </w:t>
      </w:r>
      <w:proofErr w:type="spellStart"/>
      <w:r w:rsidRPr="00041B02">
        <w:rPr>
          <w:sz w:val="16"/>
          <w:szCs w:val="16"/>
          <w:lang w:eastAsia="en-US"/>
        </w:rPr>
        <w:t>Delp</w:t>
      </w:r>
      <w:proofErr w:type="spellEnd"/>
      <w:r w:rsidRPr="00041B02">
        <w:rPr>
          <w:sz w:val="16"/>
          <w:szCs w:val="16"/>
          <w:lang w:eastAsia="en-US"/>
        </w:rPr>
        <w:t>, A parallel implementation of an MPEG encoder: Faster than real-time</w:t>
      </w:r>
      <w:proofErr w:type="gramStart"/>
      <w:r w:rsidRPr="00041B02">
        <w:rPr>
          <w:sz w:val="16"/>
          <w:szCs w:val="16"/>
          <w:lang w:eastAsia="en-US"/>
        </w:rPr>
        <w:t>!,</w:t>
      </w:r>
      <w:proofErr w:type="gramEnd"/>
      <w:r w:rsidRPr="00041B02">
        <w:rPr>
          <w:sz w:val="16"/>
          <w:szCs w:val="16"/>
          <w:lang w:eastAsia="en-US"/>
        </w:rPr>
        <w:t xml:space="preserve"> in: Proceedings of the SP</w:t>
      </w:r>
      <w:r w:rsidR="00871F6B">
        <w:rPr>
          <w:sz w:val="16"/>
          <w:szCs w:val="16"/>
          <w:lang w:eastAsia="en-US"/>
        </w:rPr>
        <w:t xml:space="preserve">IE Conference on Digital Video </w:t>
      </w:r>
      <w:r w:rsidRPr="00041B02">
        <w:rPr>
          <w:sz w:val="16"/>
          <w:szCs w:val="16"/>
          <w:lang w:eastAsia="en-US"/>
        </w:rPr>
        <w:t xml:space="preserve">Compression: Algorithms and Technologies, San Jose, California, February 1995, pp. 407–418. </w:t>
      </w:r>
    </w:p>
    <w:p w14:paraId="1A0DF112" w14:textId="77777777" w:rsidR="00723CD2" w:rsidRPr="00041B02" w:rsidRDefault="00723CD2" w:rsidP="00723CD2">
      <w:pPr>
        <w:pStyle w:val="BodyText"/>
        <w:spacing w:after="60"/>
        <w:ind w:firstLine="0"/>
        <w:rPr>
          <w:sz w:val="16"/>
          <w:szCs w:val="16"/>
        </w:rPr>
      </w:pPr>
      <w:r w:rsidRPr="00041B02">
        <w:rPr>
          <w:sz w:val="16"/>
          <w:szCs w:val="16"/>
        </w:rPr>
        <w:t>White</w:t>
      </w:r>
      <w:r>
        <w:rPr>
          <w:sz w:val="16"/>
          <w:szCs w:val="16"/>
        </w:rPr>
        <w:t xml:space="preserve"> T.</w:t>
      </w:r>
      <w:r w:rsidRPr="00041B02">
        <w:rPr>
          <w:sz w:val="16"/>
          <w:szCs w:val="16"/>
        </w:rPr>
        <w:t xml:space="preserve">, 2009. </w:t>
      </w:r>
      <w:r w:rsidRPr="00041B02">
        <w:rPr>
          <w:i/>
          <w:sz w:val="16"/>
          <w:szCs w:val="16"/>
        </w:rPr>
        <w:t>Hadoop: The Definitive Guide</w:t>
      </w:r>
      <w:r w:rsidRPr="00041B02">
        <w:rPr>
          <w:sz w:val="16"/>
          <w:szCs w:val="16"/>
        </w:rPr>
        <w:t>, O’Reilly Media, Inc., ISBN: 978-0-596-52197-4</w:t>
      </w:r>
    </w:p>
    <w:p w14:paraId="23E5F809" w14:textId="77777777" w:rsidR="00723CD2" w:rsidRPr="00BC6BF4" w:rsidRDefault="00723CD2" w:rsidP="00723CD2">
      <w:pPr>
        <w:spacing w:after="60"/>
        <w:ind w:firstLine="0"/>
        <w:rPr>
          <w:sz w:val="16"/>
          <w:szCs w:val="16"/>
        </w:rPr>
      </w:pPr>
      <w:proofErr w:type="spellStart"/>
      <w:r w:rsidRPr="00041B02">
        <w:rPr>
          <w:sz w:val="16"/>
          <w:szCs w:val="16"/>
        </w:rPr>
        <w:t>Zaharia</w:t>
      </w:r>
      <w:proofErr w:type="spellEnd"/>
      <w:r w:rsidRPr="00041B02">
        <w:rPr>
          <w:sz w:val="16"/>
          <w:szCs w:val="16"/>
        </w:rPr>
        <w:t xml:space="preserve">, M. and </w:t>
      </w:r>
      <w:proofErr w:type="spellStart"/>
      <w:r w:rsidRPr="00041B02">
        <w:rPr>
          <w:sz w:val="16"/>
          <w:szCs w:val="16"/>
        </w:rPr>
        <w:t>Konwinski</w:t>
      </w:r>
      <w:proofErr w:type="spellEnd"/>
      <w:r w:rsidRPr="00041B02">
        <w:rPr>
          <w:sz w:val="16"/>
          <w:szCs w:val="16"/>
        </w:rPr>
        <w:t xml:space="preserve">, A. and Joseph, A.D. and Katz, R. and </w:t>
      </w:r>
      <w:proofErr w:type="spellStart"/>
      <w:r w:rsidRPr="00041B02">
        <w:rPr>
          <w:sz w:val="16"/>
          <w:szCs w:val="16"/>
        </w:rPr>
        <w:t>Stoica</w:t>
      </w:r>
      <w:proofErr w:type="spellEnd"/>
      <w:r w:rsidRPr="00041B02">
        <w:rPr>
          <w:sz w:val="16"/>
          <w:szCs w:val="16"/>
        </w:rPr>
        <w:t xml:space="preserve">, I. Improving MapReduce performance in heterogeneous environments, </w:t>
      </w:r>
      <w:r w:rsidRPr="00041B02">
        <w:rPr>
          <w:i/>
          <w:sz w:val="16"/>
          <w:szCs w:val="16"/>
        </w:rPr>
        <w:t xml:space="preserve">Proceedings of the 8th USENIX conference on Operating systems design and implementation, San Diego, CA, USA 2008. </w:t>
      </w:r>
      <w:proofErr w:type="spellStart"/>
      <w:r w:rsidRPr="00041B02">
        <w:rPr>
          <w:sz w:val="16"/>
          <w:szCs w:val="16"/>
        </w:rPr>
        <w:t>pp</w:t>
      </w:r>
      <w:proofErr w:type="spellEnd"/>
      <w:r w:rsidRPr="00041B02">
        <w:rPr>
          <w:sz w:val="16"/>
          <w:szCs w:val="16"/>
        </w:rPr>
        <w:t xml:space="preserve"> 29-42.</w:t>
      </w:r>
    </w:p>
    <w:sectPr w:rsidR="00723CD2" w:rsidRPr="00BC6BF4" w:rsidSect="001E0782">
      <w:headerReference w:type="default" r:id="rId28"/>
      <w:footerReference w:type="default" r:id="rId29"/>
      <w:pgSz w:w="11906" w:h="16838"/>
      <w:pgMar w:top="1332" w:right="1418" w:bottom="1332" w:left="1418" w:header="0" w:footer="576"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6A5A72" w14:textId="77777777" w:rsidR="00766A8B" w:rsidRDefault="00766A8B">
      <w:r>
        <w:separator/>
      </w:r>
    </w:p>
  </w:endnote>
  <w:endnote w:type="continuationSeparator" w:id="0">
    <w:p w14:paraId="36D8BB79" w14:textId="77777777" w:rsidR="00766A8B" w:rsidRDefault="00766A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PMingLiU">
    <w:altName w:val="新細明體"/>
    <w:charset w:val="88"/>
    <w:family w:val="roman"/>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 w:name="Lucida Sans Unicode">
    <w:panose1 w:val="020B0602030504020204"/>
    <w:charset w:val="00"/>
    <w:family w:val="auto"/>
    <w:pitch w:val="variable"/>
    <w:sig w:usb0="80000AFF" w:usb1="0000396B" w:usb2="00000000" w:usb3="00000000" w:csb0="000000BF" w:csb1="00000000"/>
  </w:font>
  <w:font w:name="Tahoma">
    <w:panose1 w:val="020B0604030504040204"/>
    <w:charset w:val="00"/>
    <w:family w:val="auto"/>
    <w:pitch w:val="variable"/>
    <w:sig w:usb0="E1002A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64F405" w14:textId="77777777" w:rsidR="00766A8B" w:rsidRPr="00B9706E" w:rsidRDefault="00766A8B" w:rsidP="00B9706E">
    <w:pPr>
      <w:pStyle w:val="Footer"/>
      <w:jc w:val="center"/>
      <w:rPr>
        <w:sz w:val="16"/>
      </w:rPr>
    </w:pPr>
    <w:r w:rsidRPr="00B9706E">
      <w:rPr>
        <w:sz w:val="20"/>
        <w:szCs w:val="24"/>
      </w:rPr>
      <w:fldChar w:fldCharType="begin"/>
    </w:r>
    <w:r w:rsidRPr="00B9706E">
      <w:rPr>
        <w:sz w:val="20"/>
        <w:szCs w:val="24"/>
      </w:rPr>
      <w:instrText xml:space="preserve"> PAGE </w:instrText>
    </w:r>
    <w:r w:rsidRPr="00B9706E">
      <w:rPr>
        <w:sz w:val="20"/>
        <w:szCs w:val="24"/>
      </w:rPr>
      <w:fldChar w:fldCharType="separate"/>
    </w:r>
    <w:r w:rsidR="002E01D4">
      <w:rPr>
        <w:noProof/>
        <w:sz w:val="20"/>
        <w:szCs w:val="24"/>
      </w:rPr>
      <w:t>19</w:t>
    </w:r>
    <w:r w:rsidRPr="00B9706E">
      <w:rPr>
        <w:sz w:val="20"/>
        <w:szCs w:val="24"/>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4C3903" w14:textId="77777777" w:rsidR="00766A8B" w:rsidRDefault="00766A8B">
      <w:r>
        <w:separator/>
      </w:r>
    </w:p>
  </w:footnote>
  <w:footnote w:type="continuationSeparator" w:id="0">
    <w:p w14:paraId="40F93EA3" w14:textId="77777777" w:rsidR="00766A8B" w:rsidRDefault="00766A8B">
      <w:r>
        <w:continuationSeparator/>
      </w:r>
    </w:p>
  </w:footnote>
  <w:footnote w:id="1">
    <w:p w14:paraId="05E0B806" w14:textId="77777777" w:rsidR="00766A8B" w:rsidRDefault="00766A8B">
      <w:pPr>
        <w:pStyle w:val="FootnoteText"/>
      </w:pPr>
      <w:r>
        <w:rPr>
          <w:rStyle w:val="FootnoteReference"/>
        </w:rPr>
        <w:footnoteRef/>
      </w:r>
      <w:r>
        <w:t xml:space="preserve"> </w:t>
      </w:r>
      <w:hyperlink r:id="rId1" w:history="1">
        <w:r w:rsidRPr="007C2D3C">
          <w:rPr>
            <w:rStyle w:val="Hyperlink"/>
            <w:color w:val="auto"/>
          </w:rPr>
          <w:t>http://www.bbc.co.uk/blogs/bbcinternet/2008/03/bbc_iplayer_on_iphone_behind_t.html</w:t>
        </w:r>
      </w:hyperlink>
      <w:r>
        <w:t xml:space="preserve"> (“</w:t>
      </w:r>
      <w:r w:rsidRPr="00E21138">
        <w:t>peak data ra</w:t>
      </w:r>
      <w:r>
        <w:t>te of over a gigabit per second”)</w:t>
      </w:r>
    </w:p>
  </w:footnote>
  <w:footnote w:id="2">
    <w:p w14:paraId="19007F38" w14:textId="77777777" w:rsidR="00766A8B" w:rsidRDefault="00766A8B">
      <w:pPr>
        <w:pStyle w:val="FootnoteText"/>
      </w:pPr>
      <w:r w:rsidRPr="007C2D3C">
        <w:rPr>
          <w:rStyle w:val="FootnoteReference"/>
        </w:rPr>
        <w:footnoteRef/>
      </w:r>
      <w:r w:rsidRPr="007C2D3C">
        <w:t xml:space="preserve"> </w:t>
      </w:r>
      <w:hyperlink r:id="rId2" w:history="1">
        <w:r w:rsidRPr="007C2D3C">
          <w:rPr>
            <w:rStyle w:val="Hyperlink"/>
            <w:color w:val="auto"/>
          </w:rPr>
          <w:t>http://jacobian.org/writing/web-scale/</w:t>
        </w:r>
      </w:hyperlink>
      <w:r>
        <w:t xml:space="preserve"> [last accessed: 19/04/12]</w:t>
      </w:r>
    </w:p>
  </w:footnote>
  <w:footnote w:id="3">
    <w:p w14:paraId="431D544C" w14:textId="77777777" w:rsidR="00766A8B" w:rsidRPr="007C2D3C" w:rsidRDefault="00766A8B" w:rsidP="004031B2">
      <w:pPr>
        <w:pStyle w:val="FootnoteText"/>
      </w:pPr>
      <w:r w:rsidRPr="007C2D3C">
        <w:rPr>
          <w:rStyle w:val="FootnoteReference"/>
        </w:rPr>
        <w:footnoteRef/>
      </w:r>
      <w:r w:rsidRPr="007C2D3C">
        <w:t xml:space="preserve"> </w:t>
      </w:r>
      <w:hyperlink r:id="rId3" w:history="1">
        <w:r w:rsidRPr="007C2D3C">
          <w:rPr>
            <w:rStyle w:val="Hyperlink"/>
            <w:color w:val="auto"/>
          </w:rPr>
          <w:t>http://www.hpl.hp.com/open_innovation/cloud_collaboration/cloud_demo_transcript.html</w:t>
        </w:r>
      </w:hyperlink>
      <w:r w:rsidRPr="007C2D3C">
        <w:t xml:space="preserve"> [last accessed: 19/06/11]</w:t>
      </w:r>
    </w:p>
  </w:footnote>
  <w:footnote w:id="4">
    <w:p w14:paraId="5737AFFD" w14:textId="77777777" w:rsidR="00766A8B" w:rsidRPr="007C2D3C" w:rsidRDefault="00766A8B">
      <w:pPr>
        <w:pStyle w:val="FootnoteText"/>
      </w:pPr>
      <w:r w:rsidRPr="007C2D3C">
        <w:rPr>
          <w:rStyle w:val="FootnoteReference"/>
        </w:rPr>
        <w:footnoteRef/>
      </w:r>
      <w:r w:rsidRPr="007C2D3C">
        <w:t xml:space="preserve"> </w:t>
      </w:r>
      <w:hyperlink r:id="rId4" w:anchor="Overview" w:history="1">
        <w:r w:rsidRPr="007C2D3C">
          <w:rPr>
            <w:rStyle w:val="Hyperlink"/>
            <w:color w:val="auto"/>
          </w:rPr>
          <w:t>http://hadoop.apache.org/common/docs/current/mapred_tutorial.html#Overview</w:t>
        </w:r>
      </w:hyperlink>
      <w:r w:rsidRPr="007C2D3C">
        <w:t xml:space="preserve"> [last accessed: 18/04/12]</w:t>
      </w:r>
    </w:p>
  </w:footnote>
  <w:footnote w:id="5">
    <w:p w14:paraId="0E676896" w14:textId="77777777" w:rsidR="00766A8B" w:rsidRPr="007C2D3C" w:rsidRDefault="00766A8B" w:rsidP="004031B2">
      <w:pPr>
        <w:pStyle w:val="FootnoteText"/>
      </w:pPr>
      <w:r w:rsidRPr="007C2D3C">
        <w:rPr>
          <w:rStyle w:val="FootnoteReference"/>
        </w:rPr>
        <w:footnoteRef/>
      </w:r>
      <w:r w:rsidRPr="007C2D3C">
        <w:t xml:space="preserve"> </w:t>
      </w:r>
      <w:hyperlink r:id="rId5" w:history="1">
        <w:r w:rsidRPr="007C2D3C">
          <w:rPr>
            <w:rStyle w:val="Hyperlink"/>
            <w:color w:val="auto"/>
          </w:rPr>
          <w:t>http://developer.yahoo.com/hadoop/distribution/</w:t>
        </w:r>
      </w:hyperlink>
      <w:r w:rsidRPr="007C2D3C">
        <w:t xml:space="preserve"> [last accessed: 18/06/11]</w:t>
      </w:r>
    </w:p>
  </w:footnote>
  <w:footnote w:id="6">
    <w:p w14:paraId="3023F6A5" w14:textId="77777777" w:rsidR="00766A8B" w:rsidRPr="00371C29" w:rsidRDefault="00766A8B" w:rsidP="004031B2">
      <w:pPr>
        <w:pStyle w:val="FootnoteText"/>
        <w:rPr>
          <w:sz w:val="20"/>
        </w:rPr>
      </w:pPr>
      <w:r w:rsidRPr="007C2D3C">
        <w:rPr>
          <w:rStyle w:val="FootnoteReference"/>
        </w:rPr>
        <w:footnoteRef/>
      </w:r>
      <w:r w:rsidRPr="007C2D3C">
        <w:t xml:space="preserve"> </w:t>
      </w:r>
      <w:hyperlink r:id="rId6" w:history="1">
        <w:r w:rsidRPr="007C2D3C">
          <w:rPr>
            <w:rStyle w:val="Hyperlink"/>
            <w:color w:val="auto"/>
          </w:rPr>
          <w:t>http://www.cloudera.com/</w:t>
        </w:r>
      </w:hyperlink>
      <w:r w:rsidRPr="007C2D3C">
        <w:t xml:space="preserve"> [last accessed: 18/06/11]</w:t>
      </w:r>
    </w:p>
  </w:footnote>
  <w:footnote w:id="7">
    <w:p w14:paraId="6EB9DB99" w14:textId="77777777" w:rsidR="00766A8B" w:rsidRPr="007C2D3C" w:rsidRDefault="00766A8B">
      <w:pPr>
        <w:pStyle w:val="FootnoteText"/>
      </w:pPr>
      <w:r w:rsidRPr="007C2D3C">
        <w:rPr>
          <w:rStyle w:val="FootnoteReference"/>
        </w:rPr>
        <w:footnoteRef/>
      </w:r>
      <w:r w:rsidRPr="007C2D3C">
        <w:t xml:space="preserve"> </w:t>
      </w:r>
      <w:hyperlink r:id="rId7" w:history="1">
        <w:r w:rsidRPr="007C2D3C">
          <w:rPr>
            <w:rStyle w:val="Hyperlink"/>
            <w:color w:val="auto"/>
          </w:rPr>
          <w:t>http://hadoop.apache.org/</w:t>
        </w:r>
      </w:hyperlink>
      <w:r w:rsidRPr="007C2D3C">
        <w:t xml:space="preserve"> [last accessed: 17/04/12]</w:t>
      </w:r>
    </w:p>
  </w:footnote>
  <w:footnote w:id="8">
    <w:p w14:paraId="6B2A7D9B" w14:textId="77777777" w:rsidR="00766A8B" w:rsidRPr="007C2D3C" w:rsidRDefault="00766A8B">
      <w:pPr>
        <w:pStyle w:val="FootnoteText"/>
      </w:pPr>
      <w:r w:rsidRPr="007C2D3C">
        <w:rPr>
          <w:rStyle w:val="FootnoteReference"/>
        </w:rPr>
        <w:footnoteRef/>
      </w:r>
      <w:r w:rsidRPr="007C2D3C">
        <w:t xml:space="preserve"> </w:t>
      </w:r>
      <w:hyperlink r:id="rId8" w:history="1">
        <w:r w:rsidRPr="007C2D3C">
          <w:rPr>
            <w:rStyle w:val="Hyperlink"/>
            <w:color w:val="auto"/>
          </w:rPr>
          <w:t>http://www.xen.org/</w:t>
        </w:r>
      </w:hyperlink>
      <w:r w:rsidRPr="007C2D3C">
        <w:t xml:space="preserve"> [last accessed: 12/04/12]</w:t>
      </w:r>
    </w:p>
  </w:footnote>
  <w:footnote w:id="9">
    <w:p w14:paraId="58219B6B" w14:textId="77777777" w:rsidR="00766A8B" w:rsidRPr="007C2D3C" w:rsidRDefault="00766A8B" w:rsidP="00F05BB6">
      <w:pPr>
        <w:pStyle w:val="FootnoteText"/>
      </w:pPr>
      <w:r w:rsidRPr="007C2D3C">
        <w:rPr>
          <w:rStyle w:val="FootnoteReference"/>
        </w:rPr>
        <w:footnoteRef/>
      </w:r>
      <w:r w:rsidRPr="007C2D3C">
        <w:t xml:space="preserve"> </w:t>
      </w:r>
      <w:hyperlink r:id="rId9" w:anchor="SEC6" w:history="1">
        <w:r w:rsidRPr="007C2D3C">
          <w:rPr>
            <w:rStyle w:val="Hyperlink"/>
            <w:color w:val="auto"/>
          </w:rPr>
          <w:t>http://www.ffmpeg.org/general.html#SEC6</w:t>
        </w:r>
      </w:hyperlink>
      <w:r w:rsidRPr="007C2D3C">
        <w:t xml:space="preserve"> [last accessed: 21/01/12]</w:t>
      </w:r>
    </w:p>
  </w:footnote>
  <w:footnote w:id="10">
    <w:p w14:paraId="1C54384E" w14:textId="77777777" w:rsidR="00766A8B" w:rsidRPr="007C2D3C" w:rsidRDefault="00766A8B">
      <w:pPr>
        <w:pStyle w:val="FootnoteText"/>
      </w:pPr>
      <w:r w:rsidRPr="007C2D3C">
        <w:rPr>
          <w:rStyle w:val="FootnoteReference"/>
        </w:rPr>
        <w:footnoteRef/>
      </w:r>
      <w:r w:rsidRPr="007C2D3C">
        <w:t xml:space="preserve"> </w:t>
      </w:r>
      <w:hyperlink r:id="rId10" w:history="1">
        <w:r w:rsidRPr="007C2D3C">
          <w:rPr>
            <w:rStyle w:val="Hyperlink"/>
            <w:color w:val="auto"/>
          </w:rPr>
          <w:t>http://tpl.sourceforge.net/</w:t>
        </w:r>
      </w:hyperlink>
      <w:r w:rsidRPr="007C2D3C">
        <w:t xml:space="preserve"> [last accessed: 17/04/12]</w:t>
      </w:r>
    </w:p>
  </w:footnote>
  <w:footnote w:id="11">
    <w:p w14:paraId="6600D968" w14:textId="77777777" w:rsidR="00766A8B" w:rsidRPr="00826D5A" w:rsidRDefault="00766A8B">
      <w:pPr>
        <w:pStyle w:val="FootnoteText"/>
      </w:pPr>
      <w:r w:rsidRPr="007C2D3C">
        <w:rPr>
          <w:rStyle w:val="FootnoteReference"/>
        </w:rPr>
        <w:footnoteRef/>
      </w:r>
      <w:r w:rsidRPr="007C2D3C">
        <w:t xml:space="preserve"> </w:t>
      </w:r>
      <w:hyperlink r:id="rId11" w:history="1">
        <w:r w:rsidRPr="007C2D3C">
          <w:rPr>
            <w:rStyle w:val="Hyperlink"/>
            <w:color w:val="auto"/>
          </w:rPr>
          <w:t>http://git-scm.com/</w:t>
        </w:r>
      </w:hyperlink>
      <w:r w:rsidRPr="007C2D3C">
        <w:t xml:space="preserve"> [last accessed: 17/04/12]</w:t>
      </w:r>
    </w:p>
  </w:footnote>
  <w:footnote w:id="12">
    <w:p w14:paraId="4AFED87B" w14:textId="4985F1D7" w:rsidR="00766A8B" w:rsidRPr="007C2D3C" w:rsidRDefault="00766A8B">
      <w:pPr>
        <w:pStyle w:val="FootnoteText"/>
        <w:rPr>
          <w:lang w:val="en-US"/>
        </w:rPr>
      </w:pPr>
      <w:r w:rsidRPr="007C2D3C">
        <w:rPr>
          <w:rStyle w:val="FootnoteReference"/>
        </w:rPr>
        <w:footnoteRef/>
      </w:r>
      <w:r w:rsidRPr="007C2D3C">
        <w:t xml:space="preserve"> </w:t>
      </w:r>
      <w:hyperlink r:id="rId12" w:history="1">
        <w:r w:rsidRPr="007C2D3C">
          <w:rPr>
            <w:rStyle w:val="Hyperlink"/>
            <w:color w:val="auto"/>
          </w:rPr>
          <w:t>http://matroska.org/</w:t>
        </w:r>
      </w:hyperlink>
      <w:r w:rsidRPr="007C2D3C">
        <w:t xml:space="preserve"> [last accessed: 26/04/12]</w:t>
      </w:r>
    </w:p>
  </w:footnote>
  <w:footnote w:id="13">
    <w:p w14:paraId="49A15926" w14:textId="77777777" w:rsidR="00766A8B" w:rsidRPr="007C2D3C" w:rsidRDefault="00766A8B">
      <w:pPr>
        <w:pStyle w:val="FootnoteText"/>
        <w:rPr>
          <w:lang w:val="en-US"/>
        </w:rPr>
      </w:pPr>
      <w:r w:rsidRPr="007C2D3C">
        <w:rPr>
          <w:rStyle w:val="FootnoteReference"/>
        </w:rPr>
        <w:footnoteRef/>
      </w:r>
      <w:r w:rsidRPr="007C2D3C">
        <w:t xml:space="preserve"> All file size units are presented using SI decimal prefixes, e.g. MB = 1,000,000 bytes (not 1,048,576 bytes).</w:t>
      </w:r>
    </w:p>
  </w:footnote>
  <w:footnote w:id="14">
    <w:p w14:paraId="4DE5F5FF" w14:textId="77777777" w:rsidR="00766A8B" w:rsidRPr="007C2D3C" w:rsidRDefault="00766A8B" w:rsidP="001C68BE">
      <w:pPr>
        <w:pStyle w:val="FootnoteText"/>
      </w:pPr>
      <w:r w:rsidRPr="007C2D3C">
        <w:rPr>
          <w:rStyle w:val="FootnoteReference"/>
        </w:rPr>
        <w:footnoteRef/>
      </w:r>
      <w:r w:rsidRPr="007C2D3C">
        <w:t xml:space="preserve"> Test file 1 has multiple video streams, effectively increasing its length without adding extra audio.</w:t>
      </w:r>
    </w:p>
  </w:footnote>
  <w:footnote w:id="15">
    <w:p w14:paraId="0A1B26C2" w14:textId="77777777" w:rsidR="00766A8B" w:rsidRPr="007C2D3C" w:rsidRDefault="00766A8B" w:rsidP="001C68BE">
      <w:pPr>
        <w:pStyle w:val="FootnoteText"/>
      </w:pPr>
      <w:r w:rsidRPr="007C2D3C">
        <w:rPr>
          <w:rStyle w:val="FootnoteReference"/>
        </w:rPr>
        <w:footnoteRef/>
      </w:r>
      <w:r w:rsidRPr="007C2D3C">
        <w:t xml:space="preserve"> Test file 5 has more audio than the other files to test performance when many audio streams are present.</w:t>
      </w:r>
    </w:p>
  </w:footnote>
  <w:footnote w:id="16">
    <w:p w14:paraId="4EAAA243" w14:textId="77777777" w:rsidR="00766A8B" w:rsidRDefault="00766A8B" w:rsidP="001C68BE">
      <w:pPr>
        <w:pStyle w:val="FootnoteText"/>
      </w:pPr>
      <w:r w:rsidRPr="007C2D3C">
        <w:rPr>
          <w:rStyle w:val="FootnoteReference"/>
        </w:rPr>
        <w:footnoteRef/>
      </w:r>
      <w:r w:rsidRPr="007C2D3C">
        <w:t xml:space="preserve"> Test file 7 contains a 6-channel (5.1 Dolby Digital) stream at a sample rate of 48Khz per channel.</w:t>
      </w:r>
    </w:p>
  </w:footnote>
  <w:footnote w:id="17">
    <w:p w14:paraId="5DC427B5" w14:textId="77777777" w:rsidR="00766A8B" w:rsidRPr="007C2D3C" w:rsidRDefault="00766A8B" w:rsidP="002E569E">
      <w:pPr>
        <w:pStyle w:val="FootnoteText"/>
      </w:pPr>
      <w:r w:rsidRPr="007C2D3C">
        <w:rPr>
          <w:rStyle w:val="FootnoteReference"/>
        </w:rPr>
        <w:footnoteRef/>
      </w:r>
      <w:r w:rsidRPr="007C2D3C">
        <w:t xml:space="preserve"> The transcoder used was the FFmpeg command line transcoder, found at: </w:t>
      </w:r>
      <w:hyperlink r:id="rId13" w:history="1">
        <w:r w:rsidRPr="007C2D3C">
          <w:rPr>
            <w:rStyle w:val="Hyperlink"/>
            <w:color w:val="auto"/>
          </w:rPr>
          <w:t>http://ffmpeg.org/about.html</w:t>
        </w:r>
      </w:hyperlink>
      <w:r w:rsidRPr="007C2D3C">
        <w:t xml:space="preserve"> [last accessed: 16/04/12]</w:t>
      </w:r>
    </w:p>
  </w:footnote>
  <w:footnote w:id="18">
    <w:p w14:paraId="031FD09E" w14:textId="77777777" w:rsidR="00766A8B" w:rsidRPr="00920855" w:rsidRDefault="00766A8B">
      <w:pPr>
        <w:pStyle w:val="FootnoteText"/>
        <w:rPr>
          <w:lang w:val="en-US"/>
        </w:rPr>
      </w:pPr>
      <w:r>
        <w:rPr>
          <w:rStyle w:val="FootnoteReference"/>
        </w:rPr>
        <w:footnoteRef/>
      </w:r>
      <w:r>
        <w:t xml:space="preserve"> </w:t>
      </w:r>
      <w:r>
        <w:rPr>
          <w:lang w:val="en-US"/>
        </w:rPr>
        <w:t xml:space="preserve">As Test file 1 contains multiple video streams, it is excluded from this test. Our </w:t>
      </w:r>
      <w:r w:rsidRPr="007F6E0A">
        <w:rPr>
          <w:i/>
          <w:lang w:val="en-US"/>
        </w:rPr>
        <w:t>MapReduce</w:t>
      </w:r>
      <w:r>
        <w:rPr>
          <w:lang w:val="en-US"/>
        </w:rPr>
        <w:t xml:space="preserve"> implementation does not support multiple output target average bitrates for different video streams, and so it would be unfair to include this test file. </w:t>
      </w:r>
    </w:p>
  </w:footnote>
  <w:footnote w:id="19">
    <w:p w14:paraId="6D81FD3A" w14:textId="6D6C2801" w:rsidR="00766A8B" w:rsidRPr="007C2D3C" w:rsidRDefault="00766A8B">
      <w:pPr>
        <w:pStyle w:val="FootnoteText"/>
        <w:rPr>
          <w:lang w:val="en-US"/>
        </w:rPr>
      </w:pPr>
      <w:r w:rsidRPr="007C2D3C">
        <w:rPr>
          <w:rStyle w:val="FootnoteReference"/>
        </w:rPr>
        <w:footnoteRef/>
      </w:r>
      <w:r w:rsidRPr="007C2D3C">
        <w:t xml:space="preserve"> </w:t>
      </w:r>
      <w:hyperlink r:id="rId14" w:history="1">
        <w:r w:rsidRPr="007C2D3C">
          <w:rPr>
            <w:rStyle w:val="Hyperlink"/>
            <w:color w:val="auto"/>
          </w:rPr>
          <w:t>http://hadoop.apache.org/common/docs/r0.23.0/hadoop-yarn/hadoop-yarn-site/YARN.html</w:t>
        </w:r>
      </w:hyperlink>
      <w:r w:rsidRPr="007C2D3C">
        <w:t xml:space="preserve"> [last accessed: 28/04/12]</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0AE43B" w14:textId="77777777" w:rsidR="00766A8B" w:rsidRDefault="00766A8B">
    <w:pP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3864C078"/>
    <w:lvl w:ilvl="0">
      <w:start w:val="1"/>
      <w:numFmt w:val="upperRoman"/>
      <w:pStyle w:val="Heading1"/>
      <w:lvlText w:val="%1."/>
      <w:lvlJc w:val="left"/>
      <w:pPr>
        <w:tabs>
          <w:tab w:val="num" w:pos="142"/>
        </w:tabs>
        <w:ind w:left="142" w:firstLine="0"/>
      </w:pPr>
      <w:rPr>
        <w:rFonts w:hint="default"/>
        <w:i w:val="0"/>
      </w:rPr>
    </w:lvl>
    <w:lvl w:ilvl="1">
      <w:start w:val="1"/>
      <w:numFmt w:val="upperLetter"/>
      <w:pStyle w:val="Heading2"/>
      <w:lvlText w:val="%2."/>
      <w:lvlJc w:val="left"/>
      <w:pPr>
        <w:tabs>
          <w:tab w:val="num" w:pos="1560"/>
        </w:tabs>
        <w:ind w:left="1560" w:firstLine="0"/>
      </w:pPr>
      <w:rPr>
        <w:rFonts w:hint="default"/>
        <w:b w:val="0"/>
        <w:bCs w:val="0"/>
        <w:i w:val="0"/>
        <w:iCs w:val="0"/>
      </w:rPr>
    </w:lvl>
    <w:lvl w:ilvl="2">
      <w:start w:val="1"/>
      <w:numFmt w:val="decimal"/>
      <w:pStyle w:val="Heading3"/>
      <w:lvlText w:val="%3)"/>
      <w:lvlJc w:val="left"/>
      <w:pPr>
        <w:tabs>
          <w:tab w:val="num" w:pos="142"/>
        </w:tabs>
        <w:ind w:left="142" w:firstLine="0"/>
      </w:pPr>
      <w:rPr>
        <w:rFonts w:hint="default"/>
      </w:rPr>
    </w:lvl>
    <w:lvl w:ilvl="3">
      <w:start w:val="1"/>
      <w:numFmt w:val="lowerLetter"/>
      <w:pStyle w:val="Heading4"/>
      <w:lvlText w:val="%4)"/>
      <w:lvlJc w:val="left"/>
      <w:pPr>
        <w:tabs>
          <w:tab w:val="num" w:pos="142"/>
        </w:tabs>
        <w:ind w:left="1294" w:hanging="720"/>
      </w:pPr>
      <w:rPr>
        <w:rFonts w:hint="default"/>
      </w:rPr>
    </w:lvl>
    <w:lvl w:ilvl="4">
      <w:start w:val="1"/>
      <w:numFmt w:val="decimal"/>
      <w:pStyle w:val="Heading5"/>
      <w:lvlText w:val="(%5)"/>
      <w:lvlJc w:val="left"/>
      <w:pPr>
        <w:tabs>
          <w:tab w:val="num" w:pos="142"/>
        </w:tabs>
        <w:ind w:left="2014" w:hanging="720"/>
      </w:pPr>
      <w:rPr>
        <w:rFonts w:hint="default"/>
      </w:rPr>
    </w:lvl>
    <w:lvl w:ilvl="5">
      <w:start w:val="1"/>
      <w:numFmt w:val="lowerLetter"/>
      <w:pStyle w:val="Heading6"/>
      <w:lvlText w:val="(%6)"/>
      <w:lvlJc w:val="left"/>
      <w:pPr>
        <w:tabs>
          <w:tab w:val="num" w:pos="142"/>
        </w:tabs>
        <w:ind w:left="2734" w:hanging="720"/>
      </w:pPr>
      <w:rPr>
        <w:rFonts w:hint="default"/>
      </w:rPr>
    </w:lvl>
    <w:lvl w:ilvl="6">
      <w:start w:val="1"/>
      <w:numFmt w:val="lowerRoman"/>
      <w:pStyle w:val="Heading7"/>
      <w:lvlText w:val="(%7)"/>
      <w:lvlJc w:val="left"/>
      <w:pPr>
        <w:tabs>
          <w:tab w:val="num" w:pos="142"/>
        </w:tabs>
        <w:ind w:left="3454" w:hanging="720"/>
      </w:pPr>
      <w:rPr>
        <w:rFonts w:hint="default"/>
      </w:rPr>
    </w:lvl>
    <w:lvl w:ilvl="7">
      <w:start w:val="1"/>
      <w:numFmt w:val="lowerLetter"/>
      <w:pStyle w:val="Heading8"/>
      <w:lvlText w:val="(%8)"/>
      <w:lvlJc w:val="left"/>
      <w:pPr>
        <w:tabs>
          <w:tab w:val="num" w:pos="142"/>
        </w:tabs>
        <w:ind w:left="4174" w:hanging="720"/>
      </w:pPr>
      <w:rPr>
        <w:rFonts w:hint="default"/>
      </w:rPr>
    </w:lvl>
    <w:lvl w:ilvl="8">
      <w:start w:val="1"/>
      <w:numFmt w:val="lowerRoman"/>
      <w:pStyle w:val="Heading9"/>
      <w:lvlText w:val="(%9)"/>
      <w:lvlJc w:val="left"/>
      <w:pPr>
        <w:tabs>
          <w:tab w:val="num" w:pos="142"/>
        </w:tabs>
        <w:ind w:left="4894" w:hanging="720"/>
      </w:pPr>
      <w:rPr>
        <w:rFonts w:hint="default"/>
      </w:rPr>
    </w:lvl>
  </w:abstractNum>
  <w:abstractNum w:abstractNumId="1">
    <w:nsid w:val="00000002"/>
    <w:multiLevelType w:val="singleLevel"/>
    <w:tmpl w:val="00000002"/>
    <w:name w:val="WW8Num2"/>
    <w:lvl w:ilvl="0">
      <w:start w:val="1"/>
      <w:numFmt w:val="decimal"/>
      <w:pStyle w:val="References"/>
      <w:lvlText w:val="[%1]"/>
      <w:lvlJc w:val="left"/>
      <w:pPr>
        <w:tabs>
          <w:tab w:val="num" w:pos="360"/>
        </w:tabs>
        <w:ind w:left="360" w:hanging="360"/>
      </w:pPr>
    </w:lvl>
  </w:abstractNum>
  <w:abstractNum w:abstractNumId="2">
    <w:nsid w:val="00000003"/>
    <w:multiLevelType w:val="singleLevel"/>
    <w:tmpl w:val="00000003"/>
    <w:name w:val="WW8Num3"/>
    <w:lvl w:ilvl="0">
      <w:start w:val="1"/>
      <w:numFmt w:val="bullet"/>
      <w:lvlText w:val=""/>
      <w:lvlJc w:val="left"/>
      <w:pPr>
        <w:tabs>
          <w:tab w:val="num" w:pos="1260"/>
        </w:tabs>
        <w:ind w:left="1260" w:hanging="360"/>
      </w:pPr>
      <w:rPr>
        <w:rFonts w:ascii="Symbol" w:hAnsi="Symbol" w:cs="Symbol"/>
      </w:rPr>
    </w:lvl>
  </w:abstractNum>
  <w:abstractNum w:abstractNumId="3">
    <w:nsid w:val="00000004"/>
    <w:multiLevelType w:val="multilevel"/>
    <w:tmpl w:val="00000004"/>
    <w:name w:val="WW8Num4"/>
    <w:lvl w:ilvl="0">
      <w:start w:val="1"/>
      <w:numFmt w:val="upperRoman"/>
      <w:lvlText w:val="%1."/>
      <w:lvlJc w:val="left"/>
      <w:pPr>
        <w:tabs>
          <w:tab w:val="num" w:pos="322"/>
        </w:tabs>
        <w:ind w:left="322" w:hanging="180"/>
      </w:pPr>
    </w:lvl>
    <w:lvl w:ilvl="1">
      <w:start w:val="1"/>
      <w:numFmt w:val="bullet"/>
      <w:lvlText w:val=""/>
      <w:lvlJc w:val="left"/>
      <w:pPr>
        <w:tabs>
          <w:tab w:val="num" w:pos="1042"/>
        </w:tabs>
        <w:ind w:left="1042" w:hanging="360"/>
      </w:pPr>
      <w:rPr>
        <w:rFonts w:ascii="Symbol" w:hAnsi="Symbol" w:cs="Symbol"/>
      </w:rPr>
    </w:lvl>
    <w:lvl w:ilvl="2">
      <w:start w:val="1"/>
      <w:numFmt w:val="lowerRoman"/>
      <w:lvlText w:val="%3."/>
      <w:lvlJc w:val="left"/>
      <w:pPr>
        <w:tabs>
          <w:tab w:val="num" w:pos="2302"/>
        </w:tabs>
        <w:ind w:left="2302" w:hanging="180"/>
      </w:pPr>
    </w:lvl>
    <w:lvl w:ilvl="3">
      <w:start w:val="1"/>
      <w:numFmt w:val="decimal"/>
      <w:lvlText w:val="%4."/>
      <w:lvlJc w:val="left"/>
      <w:pPr>
        <w:tabs>
          <w:tab w:val="num" w:pos="3022"/>
        </w:tabs>
        <w:ind w:left="3022" w:hanging="360"/>
      </w:pPr>
    </w:lvl>
    <w:lvl w:ilvl="4">
      <w:start w:val="1"/>
      <w:numFmt w:val="lowerLetter"/>
      <w:lvlText w:val="%5."/>
      <w:lvlJc w:val="left"/>
      <w:pPr>
        <w:tabs>
          <w:tab w:val="num" w:pos="3742"/>
        </w:tabs>
        <w:ind w:left="3742" w:hanging="360"/>
      </w:pPr>
    </w:lvl>
    <w:lvl w:ilvl="5">
      <w:start w:val="1"/>
      <w:numFmt w:val="lowerRoman"/>
      <w:lvlText w:val="%6."/>
      <w:lvlJc w:val="left"/>
      <w:pPr>
        <w:tabs>
          <w:tab w:val="num" w:pos="4462"/>
        </w:tabs>
        <w:ind w:left="4462" w:hanging="180"/>
      </w:pPr>
    </w:lvl>
    <w:lvl w:ilvl="6">
      <w:start w:val="1"/>
      <w:numFmt w:val="decimal"/>
      <w:lvlText w:val="%7."/>
      <w:lvlJc w:val="left"/>
      <w:pPr>
        <w:tabs>
          <w:tab w:val="num" w:pos="5182"/>
        </w:tabs>
        <w:ind w:left="5182" w:hanging="360"/>
      </w:pPr>
    </w:lvl>
    <w:lvl w:ilvl="7">
      <w:start w:val="1"/>
      <w:numFmt w:val="lowerLetter"/>
      <w:lvlText w:val="%8."/>
      <w:lvlJc w:val="left"/>
      <w:pPr>
        <w:tabs>
          <w:tab w:val="num" w:pos="5902"/>
        </w:tabs>
        <w:ind w:left="5902" w:hanging="360"/>
      </w:pPr>
    </w:lvl>
    <w:lvl w:ilvl="8">
      <w:start w:val="1"/>
      <w:numFmt w:val="lowerRoman"/>
      <w:lvlText w:val="%9."/>
      <w:lvlJc w:val="left"/>
      <w:pPr>
        <w:tabs>
          <w:tab w:val="num" w:pos="6622"/>
        </w:tabs>
        <w:ind w:left="6622" w:hanging="180"/>
      </w:pPr>
    </w:lvl>
  </w:abstractNum>
  <w:abstractNum w:abstractNumId="4">
    <w:nsid w:val="00000005"/>
    <w:multiLevelType w:val="singleLevel"/>
    <w:tmpl w:val="00000005"/>
    <w:name w:val="WW8Num5"/>
    <w:lvl w:ilvl="0">
      <w:start w:val="1"/>
      <w:numFmt w:val="bullet"/>
      <w:lvlText w:val=""/>
      <w:lvlJc w:val="left"/>
      <w:pPr>
        <w:tabs>
          <w:tab w:val="num" w:pos="1260"/>
        </w:tabs>
        <w:ind w:left="1260" w:hanging="360"/>
      </w:pPr>
      <w:rPr>
        <w:rFonts w:ascii="Symbol" w:hAnsi="Symbol" w:cs="Symbol"/>
      </w:rPr>
    </w:lvl>
  </w:abstractNum>
  <w:abstractNum w:abstractNumId="5">
    <w:nsid w:val="00000006"/>
    <w:multiLevelType w:val="singleLevel"/>
    <w:tmpl w:val="00000006"/>
    <w:name w:val="WW8Num6"/>
    <w:lvl w:ilvl="0">
      <w:start w:val="1"/>
      <w:numFmt w:val="bullet"/>
      <w:lvlText w:val=""/>
      <w:lvlJc w:val="left"/>
      <w:pPr>
        <w:tabs>
          <w:tab w:val="num" w:pos="1260"/>
        </w:tabs>
        <w:ind w:left="1260" w:hanging="360"/>
      </w:pPr>
      <w:rPr>
        <w:rFonts w:ascii="Symbol" w:hAnsi="Symbol" w:cs="Symbol"/>
      </w:rPr>
    </w:lvl>
  </w:abstractNum>
  <w:abstractNum w:abstractNumId="6">
    <w:nsid w:val="027A342F"/>
    <w:multiLevelType w:val="hybridMultilevel"/>
    <w:tmpl w:val="37E6D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720158A"/>
    <w:multiLevelType w:val="hybridMultilevel"/>
    <w:tmpl w:val="F488C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7211B24"/>
    <w:multiLevelType w:val="hybridMultilevel"/>
    <w:tmpl w:val="B4CC72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781C38"/>
    <w:multiLevelType w:val="hybridMultilevel"/>
    <w:tmpl w:val="B2389F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5B4678"/>
    <w:multiLevelType w:val="hybridMultilevel"/>
    <w:tmpl w:val="6D6404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6095AA1"/>
    <w:multiLevelType w:val="hybridMultilevel"/>
    <w:tmpl w:val="402A155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nsid w:val="27466E81"/>
    <w:multiLevelType w:val="hybridMultilevel"/>
    <w:tmpl w:val="4942B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750752F"/>
    <w:multiLevelType w:val="hybridMultilevel"/>
    <w:tmpl w:val="A8262BF0"/>
    <w:lvl w:ilvl="0" w:tplc="B096F872">
      <w:numFmt w:val="bullet"/>
      <w:lvlText w:val="-"/>
      <w:lvlJc w:val="left"/>
      <w:pPr>
        <w:ind w:left="720" w:hanging="360"/>
      </w:pPr>
      <w:rPr>
        <w:rFonts w:ascii="Times New Roman" w:eastAsia="PMingLiU"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406ABE"/>
    <w:multiLevelType w:val="hybridMultilevel"/>
    <w:tmpl w:val="F11C65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28795662"/>
    <w:multiLevelType w:val="hybridMultilevel"/>
    <w:tmpl w:val="4BAC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D86B87"/>
    <w:multiLevelType w:val="hybridMultilevel"/>
    <w:tmpl w:val="DA1C15FC"/>
    <w:lvl w:ilvl="0" w:tplc="0409000F">
      <w:start w:val="1"/>
      <w:numFmt w:val="decimal"/>
      <w:lvlText w:val="%1."/>
      <w:lvlJc w:val="left"/>
      <w:pPr>
        <w:ind w:left="814" w:hanging="360"/>
      </w:p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17">
    <w:nsid w:val="310E34E3"/>
    <w:multiLevelType w:val="hybridMultilevel"/>
    <w:tmpl w:val="503EBF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3643723A"/>
    <w:multiLevelType w:val="multilevel"/>
    <w:tmpl w:val="00000001"/>
    <w:lvl w:ilvl="0">
      <w:start w:val="1"/>
      <w:numFmt w:val="upperRoman"/>
      <w:lvlText w:val="%1."/>
      <w:lvlJc w:val="left"/>
      <w:pPr>
        <w:tabs>
          <w:tab w:val="num" w:pos="0"/>
        </w:tabs>
        <w:ind w:left="0" w:firstLine="0"/>
      </w:pPr>
    </w:lvl>
    <w:lvl w:ilvl="1">
      <w:start w:val="1"/>
      <w:numFmt w:val="upperLetter"/>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lowerLetter"/>
      <w:lvlText w:val="%4)"/>
      <w:lvlJc w:val="left"/>
      <w:pPr>
        <w:tabs>
          <w:tab w:val="num" w:pos="0"/>
        </w:tabs>
        <w:ind w:left="1152" w:hanging="720"/>
      </w:pPr>
    </w:lvl>
    <w:lvl w:ilvl="4">
      <w:start w:val="1"/>
      <w:numFmt w:val="decimal"/>
      <w:lvlText w:val="(%5)"/>
      <w:lvlJc w:val="left"/>
      <w:pPr>
        <w:tabs>
          <w:tab w:val="num" w:pos="0"/>
        </w:tabs>
        <w:ind w:left="1872" w:hanging="720"/>
      </w:pPr>
    </w:lvl>
    <w:lvl w:ilvl="5">
      <w:start w:val="1"/>
      <w:numFmt w:val="lowerLetter"/>
      <w:lvlText w:val="(%6)"/>
      <w:lvlJc w:val="left"/>
      <w:pPr>
        <w:tabs>
          <w:tab w:val="num" w:pos="0"/>
        </w:tabs>
        <w:ind w:left="2592" w:hanging="720"/>
      </w:pPr>
    </w:lvl>
    <w:lvl w:ilvl="6">
      <w:start w:val="1"/>
      <w:numFmt w:val="lowerRoman"/>
      <w:lvlText w:val="(%7)"/>
      <w:lvlJc w:val="left"/>
      <w:pPr>
        <w:tabs>
          <w:tab w:val="num" w:pos="0"/>
        </w:tabs>
        <w:ind w:left="3312" w:hanging="720"/>
      </w:pPr>
    </w:lvl>
    <w:lvl w:ilvl="7">
      <w:start w:val="1"/>
      <w:numFmt w:val="lowerLetter"/>
      <w:lvlText w:val="(%8)"/>
      <w:lvlJc w:val="left"/>
      <w:pPr>
        <w:tabs>
          <w:tab w:val="num" w:pos="0"/>
        </w:tabs>
        <w:ind w:left="4032" w:hanging="720"/>
      </w:pPr>
    </w:lvl>
    <w:lvl w:ilvl="8">
      <w:start w:val="1"/>
      <w:numFmt w:val="lowerRoman"/>
      <w:lvlText w:val="(%9)"/>
      <w:lvlJc w:val="left"/>
      <w:pPr>
        <w:tabs>
          <w:tab w:val="num" w:pos="0"/>
        </w:tabs>
        <w:ind w:left="4752" w:hanging="720"/>
      </w:pPr>
    </w:lvl>
  </w:abstractNum>
  <w:abstractNum w:abstractNumId="19">
    <w:nsid w:val="39AE78E7"/>
    <w:multiLevelType w:val="hybridMultilevel"/>
    <w:tmpl w:val="DE3EAA52"/>
    <w:lvl w:ilvl="0" w:tplc="0409000F">
      <w:start w:val="1"/>
      <w:numFmt w:val="decimal"/>
      <w:lvlText w:val="%1."/>
      <w:lvlJc w:val="left"/>
      <w:pPr>
        <w:ind w:left="900" w:hanging="360"/>
      </w:pPr>
      <w:rPr>
        <w:rFonts w:hint="default"/>
      </w:rPr>
    </w:lvl>
    <w:lvl w:ilvl="1" w:tplc="B096F872">
      <w:numFmt w:val="bullet"/>
      <w:lvlText w:val="-"/>
      <w:lvlJc w:val="left"/>
      <w:pPr>
        <w:ind w:left="1920" w:hanging="660"/>
      </w:pPr>
      <w:rPr>
        <w:rFonts w:ascii="Times New Roman" w:eastAsia="PMingLiU" w:hAnsi="Times New Roman" w:cs="Times New Roman"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0">
    <w:nsid w:val="419A6110"/>
    <w:multiLevelType w:val="hybridMultilevel"/>
    <w:tmpl w:val="D01C5BC2"/>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1">
    <w:nsid w:val="45E80D91"/>
    <w:multiLevelType w:val="hybridMultilevel"/>
    <w:tmpl w:val="467EB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C52A21"/>
    <w:multiLevelType w:val="hybridMultilevel"/>
    <w:tmpl w:val="FDA89A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E91078"/>
    <w:multiLevelType w:val="hybridMultilevel"/>
    <w:tmpl w:val="053E8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D16CEC"/>
    <w:multiLevelType w:val="multilevel"/>
    <w:tmpl w:val="00000001"/>
    <w:lvl w:ilvl="0">
      <w:start w:val="1"/>
      <w:numFmt w:val="upperRoman"/>
      <w:lvlText w:val="%1."/>
      <w:lvlJc w:val="left"/>
      <w:pPr>
        <w:tabs>
          <w:tab w:val="num" w:pos="0"/>
        </w:tabs>
        <w:ind w:left="0" w:firstLine="0"/>
      </w:pPr>
    </w:lvl>
    <w:lvl w:ilvl="1">
      <w:start w:val="1"/>
      <w:numFmt w:val="upperLetter"/>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lowerLetter"/>
      <w:lvlText w:val="%4)"/>
      <w:lvlJc w:val="left"/>
      <w:pPr>
        <w:tabs>
          <w:tab w:val="num" w:pos="0"/>
        </w:tabs>
        <w:ind w:left="1152" w:hanging="720"/>
      </w:pPr>
    </w:lvl>
    <w:lvl w:ilvl="4">
      <w:start w:val="1"/>
      <w:numFmt w:val="decimal"/>
      <w:lvlText w:val="(%5)"/>
      <w:lvlJc w:val="left"/>
      <w:pPr>
        <w:tabs>
          <w:tab w:val="num" w:pos="0"/>
        </w:tabs>
        <w:ind w:left="1872" w:hanging="720"/>
      </w:pPr>
    </w:lvl>
    <w:lvl w:ilvl="5">
      <w:start w:val="1"/>
      <w:numFmt w:val="lowerLetter"/>
      <w:lvlText w:val="(%6)"/>
      <w:lvlJc w:val="left"/>
      <w:pPr>
        <w:tabs>
          <w:tab w:val="num" w:pos="0"/>
        </w:tabs>
        <w:ind w:left="2592" w:hanging="720"/>
      </w:pPr>
    </w:lvl>
    <w:lvl w:ilvl="6">
      <w:start w:val="1"/>
      <w:numFmt w:val="lowerRoman"/>
      <w:lvlText w:val="(%7)"/>
      <w:lvlJc w:val="left"/>
      <w:pPr>
        <w:tabs>
          <w:tab w:val="num" w:pos="0"/>
        </w:tabs>
        <w:ind w:left="3312" w:hanging="720"/>
      </w:pPr>
    </w:lvl>
    <w:lvl w:ilvl="7">
      <w:start w:val="1"/>
      <w:numFmt w:val="lowerLetter"/>
      <w:lvlText w:val="(%8)"/>
      <w:lvlJc w:val="left"/>
      <w:pPr>
        <w:tabs>
          <w:tab w:val="num" w:pos="0"/>
        </w:tabs>
        <w:ind w:left="4032" w:hanging="720"/>
      </w:pPr>
    </w:lvl>
    <w:lvl w:ilvl="8">
      <w:start w:val="1"/>
      <w:numFmt w:val="lowerRoman"/>
      <w:lvlText w:val="(%9)"/>
      <w:lvlJc w:val="left"/>
      <w:pPr>
        <w:tabs>
          <w:tab w:val="num" w:pos="0"/>
        </w:tabs>
        <w:ind w:left="4752" w:hanging="720"/>
      </w:pPr>
    </w:lvl>
  </w:abstractNum>
  <w:abstractNum w:abstractNumId="25">
    <w:nsid w:val="54E525E2"/>
    <w:multiLevelType w:val="hybridMultilevel"/>
    <w:tmpl w:val="1BA4B6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5F910A6C"/>
    <w:multiLevelType w:val="hybridMultilevel"/>
    <w:tmpl w:val="EA6A8218"/>
    <w:lvl w:ilvl="0" w:tplc="04090001">
      <w:start w:val="1"/>
      <w:numFmt w:val="bullet"/>
      <w:lvlText w:val=""/>
      <w:lvlJc w:val="left"/>
      <w:pPr>
        <w:ind w:left="814" w:hanging="360"/>
      </w:pPr>
      <w:rPr>
        <w:rFonts w:ascii="Symbol" w:hAnsi="Symbol" w:hint="default"/>
      </w:rPr>
    </w:lvl>
    <w:lvl w:ilvl="1" w:tplc="04090003" w:tentative="1">
      <w:start w:val="1"/>
      <w:numFmt w:val="bullet"/>
      <w:lvlText w:val="o"/>
      <w:lvlJc w:val="left"/>
      <w:pPr>
        <w:ind w:left="1534" w:hanging="360"/>
      </w:pPr>
      <w:rPr>
        <w:rFonts w:ascii="Courier New" w:hAnsi="Courier New"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27">
    <w:nsid w:val="613330FE"/>
    <w:multiLevelType w:val="hybridMultilevel"/>
    <w:tmpl w:val="55809CF2"/>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8">
    <w:nsid w:val="62151919"/>
    <w:multiLevelType w:val="hybridMultilevel"/>
    <w:tmpl w:val="142C5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D702FC0"/>
    <w:multiLevelType w:val="multilevel"/>
    <w:tmpl w:val="00000001"/>
    <w:lvl w:ilvl="0">
      <w:start w:val="1"/>
      <w:numFmt w:val="upperRoman"/>
      <w:lvlText w:val="%1."/>
      <w:lvlJc w:val="left"/>
      <w:pPr>
        <w:tabs>
          <w:tab w:val="num" w:pos="0"/>
        </w:tabs>
        <w:ind w:left="0" w:firstLine="0"/>
      </w:pPr>
    </w:lvl>
    <w:lvl w:ilvl="1">
      <w:start w:val="1"/>
      <w:numFmt w:val="upperLetter"/>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lowerLetter"/>
      <w:lvlText w:val="%4)"/>
      <w:lvlJc w:val="left"/>
      <w:pPr>
        <w:tabs>
          <w:tab w:val="num" w:pos="0"/>
        </w:tabs>
        <w:ind w:left="1152" w:hanging="720"/>
      </w:pPr>
    </w:lvl>
    <w:lvl w:ilvl="4">
      <w:start w:val="1"/>
      <w:numFmt w:val="decimal"/>
      <w:lvlText w:val="(%5)"/>
      <w:lvlJc w:val="left"/>
      <w:pPr>
        <w:tabs>
          <w:tab w:val="num" w:pos="0"/>
        </w:tabs>
        <w:ind w:left="1872" w:hanging="720"/>
      </w:pPr>
    </w:lvl>
    <w:lvl w:ilvl="5">
      <w:start w:val="1"/>
      <w:numFmt w:val="lowerLetter"/>
      <w:lvlText w:val="(%6)"/>
      <w:lvlJc w:val="left"/>
      <w:pPr>
        <w:tabs>
          <w:tab w:val="num" w:pos="0"/>
        </w:tabs>
        <w:ind w:left="2592" w:hanging="720"/>
      </w:pPr>
    </w:lvl>
    <w:lvl w:ilvl="6">
      <w:start w:val="1"/>
      <w:numFmt w:val="lowerRoman"/>
      <w:lvlText w:val="(%7)"/>
      <w:lvlJc w:val="left"/>
      <w:pPr>
        <w:tabs>
          <w:tab w:val="num" w:pos="0"/>
        </w:tabs>
        <w:ind w:left="3312" w:hanging="720"/>
      </w:pPr>
    </w:lvl>
    <w:lvl w:ilvl="7">
      <w:start w:val="1"/>
      <w:numFmt w:val="lowerLetter"/>
      <w:lvlText w:val="(%8)"/>
      <w:lvlJc w:val="left"/>
      <w:pPr>
        <w:tabs>
          <w:tab w:val="num" w:pos="0"/>
        </w:tabs>
        <w:ind w:left="4032" w:hanging="720"/>
      </w:pPr>
    </w:lvl>
    <w:lvl w:ilvl="8">
      <w:start w:val="1"/>
      <w:numFmt w:val="lowerRoman"/>
      <w:lvlText w:val="(%9)"/>
      <w:lvlJc w:val="left"/>
      <w:pPr>
        <w:tabs>
          <w:tab w:val="num" w:pos="0"/>
        </w:tabs>
        <w:ind w:left="4752" w:hanging="720"/>
      </w:pPr>
    </w:lvl>
  </w:abstractNum>
  <w:abstractNum w:abstractNumId="30">
    <w:nsid w:val="792F5FAE"/>
    <w:multiLevelType w:val="hybridMultilevel"/>
    <w:tmpl w:val="B0F8B08A"/>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hint="default"/>
      </w:rPr>
    </w:lvl>
    <w:lvl w:ilvl="8" w:tplc="04090005" w:tentative="1">
      <w:start w:val="1"/>
      <w:numFmt w:val="bullet"/>
      <w:lvlText w:val=""/>
      <w:lvlJc w:val="left"/>
      <w:pPr>
        <w:ind w:left="6990" w:hanging="360"/>
      </w:pPr>
      <w:rPr>
        <w:rFonts w:ascii="Wingdings" w:hAnsi="Wingdings" w:hint="default"/>
      </w:rPr>
    </w:lvl>
  </w:abstractNum>
  <w:num w:numId="1">
    <w:abstractNumId w:val="0"/>
  </w:num>
  <w:num w:numId="2">
    <w:abstractNumId w:val="1"/>
  </w:num>
  <w:num w:numId="3">
    <w:abstractNumId w:val="6"/>
  </w:num>
  <w:num w:numId="4">
    <w:abstractNumId w:val="14"/>
  </w:num>
  <w:num w:numId="5">
    <w:abstractNumId w:val="7"/>
  </w:num>
  <w:num w:numId="6">
    <w:abstractNumId w:val="3"/>
  </w:num>
  <w:num w:numId="7">
    <w:abstractNumId w:val="25"/>
  </w:num>
  <w:num w:numId="8">
    <w:abstractNumId w:val="4"/>
  </w:num>
  <w:num w:numId="9">
    <w:abstractNumId w:val="2"/>
  </w:num>
  <w:num w:numId="10">
    <w:abstractNumId w:val="5"/>
  </w:num>
  <w:num w:numId="11">
    <w:abstractNumId w:val="29"/>
  </w:num>
  <w:num w:numId="12">
    <w:abstractNumId w:val="18"/>
  </w:num>
  <w:num w:numId="13">
    <w:abstractNumId w:val="27"/>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num>
  <w:num w:numId="16">
    <w:abstractNumId w:val="9"/>
  </w:num>
  <w:num w:numId="17">
    <w:abstractNumId w:val="17"/>
  </w:num>
  <w:num w:numId="18">
    <w:abstractNumId w:val="12"/>
  </w:num>
  <w:num w:numId="19">
    <w:abstractNumId w:val="11"/>
  </w:num>
  <w:num w:numId="20">
    <w:abstractNumId w:val="19"/>
  </w:num>
  <w:num w:numId="21">
    <w:abstractNumId w:val="23"/>
  </w:num>
  <w:num w:numId="22">
    <w:abstractNumId w:val="1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15"/>
  </w:num>
  <w:num w:numId="27">
    <w:abstractNumId w:val="20"/>
  </w:num>
  <w:num w:numId="28">
    <w:abstractNumId w:val="22"/>
  </w:num>
  <w:num w:numId="29">
    <w:abstractNumId w:val="26"/>
  </w:num>
  <w:num w:numId="30">
    <w:abstractNumId w:val="30"/>
  </w:num>
  <w:num w:numId="31">
    <w:abstractNumId w:val="28"/>
  </w:num>
  <w:num w:numId="32">
    <w:abstractNumId w:val="13"/>
  </w:num>
  <w:num w:numId="33">
    <w:abstractNumId w:val="8"/>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303"/>
  <w:displayBackgroundShape/>
  <w:embedSystemFonts/>
  <w:proofState w:spelling="clean" w:grammar="clean"/>
  <w:defaultTabStop w:val="454"/>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03C"/>
    <w:rsid w:val="00000DFC"/>
    <w:rsid w:val="00002360"/>
    <w:rsid w:val="000033E7"/>
    <w:rsid w:val="000035B7"/>
    <w:rsid w:val="00003CCF"/>
    <w:rsid w:val="0000438F"/>
    <w:rsid w:val="000043E2"/>
    <w:rsid w:val="00004689"/>
    <w:rsid w:val="000061E0"/>
    <w:rsid w:val="000066C3"/>
    <w:rsid w:val="0000692A"/>
    <w:rsid w:val="000076A9"/>
    <w:rsid w:val="00010BF8"/>
    <w:rsid w:val="00011433"/>
    <w:rsid w:val="0001275D"/>
    <w:rsid w:val="0001426A"/>
    <w:rsid w:val="00015D75"/>
    <w:rsid w:val="00015DFB"/>
    <w:rsid w:val="00016132"/>
    <w:rsid w:val="00016467"/>
    <w:rsid w:val="0001698E"/>
    <w:rsid w:val="00016DBB"/>
    <w:rsid w:val="00017057"/>
    <w:rsid w:val="000203EC"/>
    <w:rsid w:val="000209C6"/>
    <w:rsid w:val="000210BC"/>
    <w:rsid w:val="000215BE"/>
    <w:rsid w:val="00022FD4"/>
    <w:rsid w:val="0002452D"/>
    <w:rsid w:val="00024B9E"/>
    <w:rsid w:val="0002561D"/>
    <w:rsid w:val="00025719"/>
    <w:rsid w:val="0002579F"/>
    <w:rsid w:val="0003092B"/>
    <w:rsid w:val="000310D1"/>
    <w:rsid w:val="0003133F"/>
    <w:rsid w:val="00032852"/>
    <w:rsid w:val="00032FE3"/>
    <w:rsid w:val="00033D8F"/>
    <w:rsid w:val="00033EAF"/>
    <w:rsid w:val="000345E8"/>
    <w:rsid w:val="00034864"/>
    <w:rsid w:val="00034AAA"/>
    <w:rsid w:val="00036DBD"/>
    <w:rsid w:val="000401E7"/>
    <w:rsid w:val="00040496"/>
    <w:rsid w:val="00041B02"/>
    <w:rsid w:val="00042422"/>
    <w:rsid w:val="0004249A"/>
    <w:rsid w:val="00042AAE"/>
    <w:rsid w:val="00044E92"/>
    <w:rsid w:val="00046D2D"/>
    <w:rsid w:val="000523B4"/>
    <w:rsid w:val="00052E79"/>
    <w:rsid w:val="00053900"/>
    <w:rsid w:val="0005483D"/>
    <w:rsid w:val="0005523C"/>
    <w:rsid w:val="00055A9F"/>
    <w:rsid w:val="00055FEC"/>
    <w:rsid w:val="00056F3E"/>
    <w:rsid w:val="000572E4"/>
    <w:rsid w:val="00057F09"/>
    <w:rsid w:val="00061105"/>
    <w:rsid w:val="000617B0"/>
    <w:rsid w:val="00062CAF"/>
    <w:rsid w:val="000635B3"/>
    <w:rsid w:val="00063D64"/>
    <w:rsid w:val="00065847"/>
    <w:rsid w:val="00065F85"/>
    <w:rsid w:val="000665CF"/>
    <w:rsid w:val="00067578"/>
    <w:rsid w:val="00067688"/>
    <w:rsid w:val="0007074F"/>
    <w:rsid w:val="000716EE"/>
    <w:rsid w:val="0007171D"/>
    <w:rsid w:val="000725F6"/>
    <w:rsid w:val="000727CD"/>
    <w:rsid w:val="00073921"/>
    <w:rsid w:val="00074E54"/>
    <w:rsid w:val="0007573F"/>
    <w:rsid w:val="00075D50"/>
    <w:rsid w:val="00080BFC"/>
    <w:rsid w:val="00080D8A"/>
    <w:rsid w:val="000810AF"/>
    <w:rsid w:val="000818D5"/>
    <w:rsid w:val="00082584"/>
    <w:rsid w:val="00083502"/>
    <w:rsid w:val="0008459C"/>
    <w:rsid w:val="000849E5"/>
    <w:rsid w:val="00093A0E"/>
    <w:rsid w:val="0009432D"/>
    <w:rsid w:val="00094A28"/>
    <w:rsid w:val="00094E39"/>
    <w:rsid w:val="00095011"/>
    <w:rsid w:val="00095667"/>
    <w:rsid w:val="00097143"/>
    <w:rsid w:val="000975AA"/>
    <w:rsid w:val="000A04D0"/>
    <w:rsid w:val="000A0531"/>
    <w:rsid w:val="000A24E8"/>
    <w:rsid w:val="000A3C29"/>
    <w:rsid w:val="000A5056"/>
    <w:rsid w:val="000A63E6"/>
    <w:rsid w:val="000A6990"/>
    <w:rsid w:val="000A6A9C"/>
    <w:rsid w:val="000A771E"/>
    <w:rsid w:val="000B1593"/>
    <w:rsid w:val="000B2A63"/>
    <w:rsid w:val="000B4A2A"/>
    <w:rsid w:val="000B4A4A"/>
    <w:rsid w:val="000B5EFC"/>
    <w:rsid w:val="000B6943"/>
    <w:rsid w:val="000B7706"/>
    <w:rsid w:val="000B7A28"/>
    <w:rsid w:val="000C2DD5"/>
    <w:rsid w:val="000C3349"/>
    <w:rsid w:val="000C34B7"/>
    <w:rsid w:val="000C396C"/>
    <w:rsid w:val="000C5227"/>
    <w:rsid w:val="000C5A1A"/>
    <w:rsid w:val="000C63C7"/>
    <w:rsid w:val="000C6B85"/>
    <w:rsid w:val="000C6CB6"/>
    <w:rsid w:val="000D0AF7"/>
    <w:rsid w:val="000D0C0A"/>
    <w:rsid w:val="000D1749"/>
    <w:rsid w:val="000D4DB1"/>
    <w:rsid w:val="000D5540"/>
    <w:rsid w:val="000D6CA9"/>
    <w:rsid w:val="000D75D6"/>
    <w:rsid w:val="000D7F73"/>
    <w:rsid w:val="000E08AD"/>
    <w:rsid w:val="000E0963"/>
    <w:rsid w:val="000E1A92"/>
    <w:rsid w:val="000E1C6B"/>
    <w:rsid w:val="000E24EE"/>
    <w:rsid w:val="000E3C58"/>
    <w:rsid w:val="000E69F1"/>
    <w:rsid w:val="000F06B2"/>
    <w:rsid w:val="000F09BE"/>
    <w:rsid w:val="000F11AE"/>
    <w:rsid w:val="000F1514"/>
    <w:rsid w:val="000F1918"/>
    <w:rsid w:val="000F3A72"/>
    <w:rsid w:val="000F3DE4"/>
    <w:rsid w:val="000F4557"/>
    <w:rsid w:val="000F4E2D"/>
    <w:rsid w:val="0010050A"/>
    <w:rsid w:val="0010065F"/>
    <w:rsid w:val="001024AA"/>
    <w:rsid w:val="0010346A"/>
    <w:rsid w:val="00105743"/>
    <w:rsid w:val="00105BFB"/>
    <w:rsid w:val="00106235"/>
    <w:rsid w:val="0010660A"/>
    <w:rsid w:val="00107448"/>
    <w:rsid w:val="00107918"/>
    <w:rsid w:val="00107B15"/>
    <w:rsid w:val="00107DFF"/>
    <w:rsid w:val="00111BD2"/>
    <w:rsid w:val="0011235E"/>
    <w:rsid w:val="0011369C"/>
    <w:rsid w:val="001152F1"/>
    <w:rsid w:val="00115C28"/>
    <w:rsid w:val="001170A4"/>
    <w:rsid w:val="00120D5E"/>
    <w:rsid w:val="00120F8B"/>
    <w:rsid w:val="0012214A"/>
    <w:rsid w:val="00123A3F"/>
    <w:rsid w:val="001243CF"/>
    <w:rsid w:val="001244ED"/>
    <w:rsid w:val="00124679"/>
    <w:rsid w:val="00124BA5"/>
    <w:rsid w:val="00124F5A"/>
    <w:rsid w:val="00126040"/>
    <w:rsid w:val="001263FD"/>
    <w:rsid w:val="00127569"/>
    <w:rsid w:val="00131BC8"/>
    <w:rsid w:val="0013205F"/>
    <w:rsid w:val="00132CA8"/>
    <w:rsid w:val="00132EA9"/>
    <w:rsid w:val="00135504"/>
    <w:rsid w:val="00135A9F"/>
    <w:rsid w:val="00136CCE"/>
    <w:rsid w:val="0014076F"/>
    <w:rsid w:val="00140EE4"/>
    <w:rsid w:val="001411B0"/>
    <w:rsid w:val="0014156B"/>
    <w:rsid w:val="001418F9"/>
    <w:rsid w:val="001421D8"/>
    <w:rsid w:val="00144650"/>
    <w:rsid w:val="00144A65"/>
    <w:rsid w:val="00144BEC"/>
    <w:rsid w:val="001455F2"/>
    <w:rsid w:val="00146CF9"/>
    <w:rsid w:val="00147371"/>
    <w:rsid w:val="001478E9"/>
    <w:rsid w:val="001521FE"/>
    <w:rsid w:val="001525E0"/>
    <w:rsid w:val="001527D1"/>
    <w:rsid w:val="00152DEC"/>
    <w:rsid w:val="00153728"/>
    <w:rsid w:val="00154B21"/>
    <w:rsid w:val="00154E35"/>
    <w:rsid w:val="001557B3"/>
    <w:rsid w:val="00155993"/>
    <w:rsid w:val="001571E4"/>
    <w:rsid w:val="00162256"/>
    <w:rsid w:val="001628E0"/>
    <w:rsid w:val="00165E62"/>
    <w:rsid w:val="0016643E"/>
    <w:rsid w:val="001672BE"/>
    <w:rsid w:val="0017067B"/>
    <w:rsid w:val="001726E8"/>
    <w:rsid w:val="00172E95"/>
    <w:rsid w:val="0017462B"/>
    <w:rsid w:val="00175762"/>
    <w:rsid w:val="00176A7F"/>
    <w:rsid w:val="00177AE3"/>
    <w:rsid w:val="00177E8C"/>
    <w:rsid w:val="00180D7E"/>
    <w:rsid w:val="001812D0"/>
    <w:rsid w:val="00181C75"/>
    <w:rsid w:val="001820AD"/>
    <w:rsid w:val="00182667"/>
    <w:rsid w:val="00182DC6"/>
    <w:rsid w:val="001841F0"/>
    <w:rsid w:val="00184473"/>
    <w:rsid w:val="001849F2"/>
    <w:rsid w:val="00185043"/>
    <w:rsid w:val="001859F7"/>
    <w:rsid w:val="00185E54"/>
    <w:rsid w:val="00186C4F"/>
    <w:rsid w:val="00186E83"/>
    <w:rsid w:val="00187F64"/>
    <w:rsid w:val="00191EDE"/>
    <w:rsid w:val="001923A3"/>
    <w:rsid w:val="00192E52"/>
    <w:rsid w:val="00193DD9"/>
    <w:rsid w:val="00193DDE"/>
    <w:rsid w:val="001944D8"/>
    <w:rsid w:val="001948B6"/>
    <w:rsid w:val="00195546"/>
    <w:rsid w:val="001958C2"/>
    <w:rsid w:val="0019606C"/>
    <w:rsid w:val="00196E91"/>
    <w:rsid w:val="00197CF5"/>
    <w:rsid w:val="001A06D9"/>
    <w:rsid w:val="001A3A48"/>
    <w:rsid w:val="001A6E70"/>
    <w:rsid w:val="001B0AB6"/>
    <w:rsid w:val="001B1423"/>
    <w:rsid w:val="001B16B7"/>
    <w:rsid w:val="001B1782"/>
    <w:rsid w:val="001B1D8D"/>
    <w:rsid w:val="001B26EC"/>
    <w:rsid w:val="001B2BCE"/>
    <w:rsid w:val="001B43A1"/>
    <w:rsid w:val="001B4A7E"/>
    <w:rsid w:val="001B4EE5"/>
    <w:rsid w:val="001B70AA"/>
    <w:rsid w:val="001C0BC1"/>
    <w:rsid w:val="001C0F7E"/>
    <w:rsid w:val="001C1E5D"/>
    <w:rsid w:val="001C1F79"/>
    <w:rsid w:val="001C216D"/>
    <w:rsid w:val="001C21F7"/>
    <w:rsid w:val="001C3096"/>
    <w:rsid w:val="001C5F62"/>
    <w:rsid w:val="001C68BE"/>
    <w:rsid w:val="001C6CB5"/>
    <w:rsid w:val="001C7447"/>
    <w:rsid w:val="001C7AF3"/>
    <w:rsid w:val="001D468E"/>
    <w:rsid w:val="001D48BB"/>
    <w:rsid w:val="001D4B4F"/>
    <w:rsid w:val="001D4BC8"/>
    <w:rsid w:val="001D5D52"/>
    <w:rsid w:val="001D5E1B"/>
    <w:rsid w:val="001D5F0F"/>
    <w:rsid w:val="001E0782"/>
    <w:rsid w:val="001E1A30"/>
    <w:rsid w:val="001E35E1"/>
    <w:rsid w:val="001E39A9"/>
    <w:rsid w:val="001E5629"/>
    <w:rsid w:val="001E7548"/>
    <w:rsid w:val="001E767C"/>
    <w:rsid w:val="001E7A55"/>
    <w:rsid w:val="001F0155"/>
    <w:rsid w:val="001F18FC"/>
    <w:rsid w:val="001F34E7"/>
    <w:rsid w:val="001F3699"/>
    <w:rsid w:val="001F3BAD"/>
    <w:rsid w:val="001F4518"/>
    <w:rsid w:val="001F5604"/>
    <w:rsid w:val="001F69D0"/>
    <w:rsid w:val="00200031"/>
    <w:rsid w:val="002017F3"/>
    <w:rsid w:val="00201807"/>
    <w:rsid w:val="002028F8"/>
    <w:rsid w:val="00203203"/>
    <w:rsid w:val="00204734"/>
    <w:rsid w:val="00205A09"/>
    <w:rsid w:val="00207A14"/>
    <w:rsid w:val="002100C7"/>
    <w:rsid w:val="0021042D"/>
    <w:rsid w:val="00210457"/>
    <w:rsid w:val="0021071B"/>
    <w:rsid w:val="002115BF"/>
    <w:rsid w:val="002134DC"/>
    <w:rsid w:val="00213C12"/>
    <w:rsid w:val="00214556"/>
    <w:rsid w:val="00215130"/>
    <w:rsid w:val="0021576B"/>
    <w:rsid w:val="002159DD"/>
    <w:rsid w:val="00216344"/>
    <w:rsid w:val="00216643"/>
    <w:rsid w:val="00216C63"/>
    <w:rsid w:val="00217EAE"/>
    <w:rsid w:val="00220132"/>
    <w:rsid w:val="002223EF"/>
    <w:rsid w:val="00222809"/>
    <w:rsid w:val="002228BB"/>
    <w:rsid w:val="00223377"/>
    <w:rsid w:val="0022384E"/>
    <w:rsid w:val="002243D4"/>
    <w:rsid w:val="00224F65"/>
    <w:rsid w:val="00230436"/>
    <w:rsid w:val="00230D15"/>
    <w:rsid w:val="00230D26"/>
    <w:rsid w:val="00232515"/>
    <w:rsid w:val="002333A3"/>
    <w:rsid w:val="00235C54"/>
    <w:rsid w:val="00236857"/>
    <w:rsid w:val="0023744B"/>
    <w:rsid w:val="0024022B"/>
    <w:rsid w:val="0024115C"/>
    <w:rsid w:val="002411CA"/>
    <w:rsid w:val="002412C5"/>
    <w:rsid w:val="002418E9"/>
    <w:rsid w:val="002420C9"/>
    <w:rsid w:val="0024396B"/>
    <w:rsid w:val="00245FA1"/>
    <w:rsid w:val="00247B2D"/>
    <w:rsid w:val="00250B46"/>
    <w:rsid w:val="00252F00"/>
    <w:rsid w:val="00253E4C"/>
    <w:rsid w:val="00254643"/>
    <w:rsid w:val="00255442"/>
    <w:rsid w:val="00256454"/>
    <w:rsid w:val="00257471"/>
    <w:rsid w:val="00257634"/>
    <w:rsid w:val="002577CB"/>
    <w:rsid w:val="002601FC"/>
    <w:rsid w:val="0026060C"/>
    <w:rsid w:val="0026238E"/>
    <w:rsid w:val="00262478"/>
    <w:rsid w:val="002629C8"/>
    <w:rsid w:val="002650BE"/>
    <w:rsid w:val="00265618"/>
    <w:rsid w:val="0026587A"/>
    <w:rsid w:val="00265A68"/>
    <w:rsid w:val="00266652"/>
    <w:rsid w:val="00267C4F"/>
    <w:rsid w:val="00270804"/>
    <w:rsid w:val="00270D7A"/>
    <w:rsid w:val="00271884"/>
    <w:rsid w:val="002718F4"/>
    <w:rsid w:val="00272BBA"/>
    <w:rsid w:val="00273B72"/>
    <w:rsid w:val="00274332"/>
    <w:rsid w:val="00274704"/>
    <w:rsid w:val="002748FB"/>
    <w:rsid w:val="0027496B"/>
    <w:rsid w:val="002750C9"/>
    <w:rsid w:val="0027605F"/>
    <w:rsid w:val="0027678D"/>
    <w:rsid w:val="002769FB"/>
    <w:rsid w:val="00276A0A"/>
    <w:rsid w:val="00281948"/>
    <w:rsid w:val="002832B3"/>
    <w:rsid w:val="0028394F"/>
    <w:rsid w:val="00284B09"/>
    <w:rsid w:val="00284FC4"/>
    <w:rsid w:val="00285978"/>
    <w:rsid w:val="00285DBD"/>
    <w:rsid w:val="00286E3B"/>
    <w:rsid w:val="00287C96"/>
    <w:rsid w:val="00287FFC"/>
    <w:rsid w:val="002902B6"/>
    <w:rsid w:val="00291E9B"/>
    <w:rsid w:val="00294431"/>
    <w:rsid w:val="002955C8"/>
    <w:rsid w:val="0029655D"/>
    <w:rsid w:val="002A084B"/>
    <w:rsid w:val="002A1E88"/>
    <w:rsid w:val="002A23E0"/>
    <w:rsid w:val="002A2DE5"/>
    <w:rsid w:val="002A3385"/>
    <w:rsid w:val="002A42FA"/>
    <w:rsid w:val="002A430C"/>
    <w:rsid w:val="002A5A02"/>
    <w:rsid w:val="002A6539"/>
    <w:rsid w:val="002A6545"/>
    <w:rsid w:val="002A6865"/>
    <w:rsid w:val="002B0A30"/>
    <w:rsid w:val="002B19AB"/>
    <w:rsid w:val="002B25B9"/>
    <w:rsid w:val="002B2FD2"/>
    <w:rsid w:val="002B3FEE"/>
    <w:rsid w:val="002B4092"/>
    <w:rsid w:val="002B7960"/>
    <w:rsid w:val="002C0C21"/>
    <w:rsid w:val="002C384D"/>
    <w:rsid w:val="002C3E5B"/>
    <w:rsid w:val="002C4387"/>
    <w:rsid w:val="002C5DEF"/>
    <w:rsid w:val="002C695A"/>
    <w:rsid w:val="002C6AFC"/>
    <w:rsid w:val="002C6D59"/>
    <w:rsid w:val="002C7540"/>
    <w:rsid w:val="002D0699"/>
    <w:rsid w:val="002D08CF"/>
    <w:rsid w:val="002D0C2A"/>
    <w:rsid w:val="002D169B"/>
    <w:rsid w:val="002D18F6"/>
    <w:rsid w:val="002D2502"/>
    <w:rsid w:val="002D3454"/>
    <w:rsid w:val="002D4A41"/>
    <w:rsid w:val="002D5845"/>
    <w:rsid w:val="002D6149"/>
    <w:rsid w:val="002D6321"/>
    <w:rsid w:val="002D6FD2"/>
    <w:rsid w:val="002E01D4"/>
    <w:rsid w:val="002E04A8"/>
    <w:rsid w:val="002E1336"/>
    <w:rsid w:val="002E1D01"/>
    <w:rsid w:val="002E2B62"/>
    <w:rsid w:val="002E2C05"/>
    <w:rsid w:val="002E46D7"/>
    <w:rsid w:val="002E4CA3"/>
    <w:rsid w:val="002E5447"/>
    <w:rsid w:val="002E55AD"/>
    <w:rsid w:val="002E569E"/>
    <w:rsid w:val="002E5B44"/>
    <w:rsid w:val="002E6679"/>
    <w:rsid w:val="002E6DCE"/>
    <w:rsid w:val="002E7AA2"/>
    <w:rsid w:val="002F0299"/>
    <w:rsid w:val="002F04FF"/>
    <w:rsid w:val="002F210A"/>
    <w:rsid w:val="002F2501"/>
    <w:rsid w:val="002F337D"/>
    <w:rsid w:val="002F3586"/>
    <w:rsid w:val="002F4DEB"/>
    <w:rsid w:val="002F5225"/>
    <w:rsid w:val="002F52CC"/>
    <w:rsid w:val="002F55F1"/>
    <w:rsid w:val="002F7BC5"/>
    <w:rsid w:val="00301D9B"/>
    <w:rsid w:val="0030251C"/>
    <w:rsid w:val="003025C1"/>
    <w:rsid w:val="0030283C"/>
    <w:rsid w:val="003039BC"/>
    <w:rsid w:val="00305D1A"/>
    <w:rsid w:val="00306A0A"/>
    <w:rsid w:val="00306E6B"/>
    <w:rsid w:val="003076A9"/>
    <w:rsid w:val="003108BF"/>
    <w:rsid w:val="0031166A"/>
    <w:rsid w:val="00311C73"/>
    <w:rsid w:val="0031456F"/>
    <w:rsid w:val="00316A4E"/>
    <w:rsid w:val="00317327"/>
    <w:rsid w:val="0031785F"/>
    <w:rsid w:val="00317BB6"/>
    <w:rsid w:val="00320008"/>
    <w:rsid w:val="00320632"/>
    <w:rsid w:val="003210BD"/>
    <w:rsid w:val="00322562"/>
    <w:rsid w:val="003239E0"/>
    <w:rsid w:val="00327FB9"/>
    <w:rsid w:val="00330FA4"/>
    <w:rsid w:val="003320EF"/>
    <w:rsid w:val="00332D32"/>
    <w:rsid w:val="00333080"/>
    <w:rsid w:val="00333A47"/>
    <w:rsid w:val="00334209"/>
    <w:rsid w:val="00334D4F"/>
    <w:rsid w:val="003352F0"/>
    <w:rsid w:val="0033568E"/>
    <w:rsid w:val="003357F0"/>
    <w:rsid w:val="00336012"/>
    <w:rsid w:val="0033705E"/>
    <w:rsid w:val="00337E06"/>
    <w:rsid w:val="003406B6"/>
    <w:rsid w:val="003418AD"/>
    <w:rsid w:val="0034237A"/>
    <w:rsid w:val="00344C51"/>
    <w:rsid w:val="00346E79"/>
    <w:rsid w:val="003479BB"/>
    <w:rsid w:val="00350227"/>
    <w:rsid w:val="00351AE8"/>
    <w:rsid w:val="00353199"/>
    <w:rsid w:val="00353589"/>
    <w:rsid w:val="00353EDF"/>
    <w:rsid w:val="00354768"/>
    <w:rsid w:val="00354A1E"/>
    <w:rsid w:val="00354FB0"/>
    <w:rsid w:val="003564D3"/>
    <w:rsid w:val="003566E0"/>
    <w:rsid w:val="00360E8F"/>
    <w:rsid w:val="003613E1"/>
    <w:rsid w:val="00361716"/>
    <w:rsid w:val="00361720"/>
    <w:rsid w:val="00363365"/>
    <w:rsid w:val="00364104"/>
    <w:rsid w:val="0036474D"/>
    <w:rsid w:val="0036493A"/>
    <w:rsid w:val="003655CC"/>
    <w:rsid w:val="00366703"/>
    <w:rsid w:val="003703EF"/>
    <w:rsid w:val="00371352"/>
    <w:rsid w:val="00371618"/>
    <w:rsid w:val="00371A12"/>
    <w:rsid w:val="003724E2"/>
    <w:rsid w:val="003732C4"/>
    <w:rsid w:val="00373706"/>
    <w:rsid w:val="00373D61"/>
    <w:rsid w:val="00375189"/>
    <w:rsid w:val="003766F9"/>
    <w:rsid w:val="00376DFF"/>
    <w:rsid w:val="00377069"/>
    <w:rsid w:val="00377C97"/>
    <w:rsid w:val="00380ABC"/>
    <w:rsid w:val="00380F3F"/>
    <w:rsid w:val="00381137"/>
    <w:rsid w:val="00382C8E"/>
    <w:rsid w:val="00382EEB"/>
    <w:rsid w:val="0038339F"/>
    <w:rsid w:val="0038340B"/>
    <w:rsid w:val="00383676"/>
    <w:rsid w:val="00383A64"/>
    <w:rsid w:val="00384028"/>
    <w:rsid w:val="00386D1F"/>
    <w:rsid w:val="0039089D"/>
    <w:rsid w:val="003914AB"/>
    <w:rsid w:val="00391914"/>
    <w:rsid w:val="003926DB"/>
    <w:rsid w:val="00393969"/>
    <w:rsid w:val="003945F4"/>
    <w:rsid w:val="00394AC0"/>
    <w:rsid w:val="003951B4"/>
    <w:rsid w:val="0039709F"/>
    <w:rsid w:val="003970CA"/>
    <w:rsid w:val="00397F8C"/>
    <w:rsid w:val="003A02BF"/>
    <w:rsid w:val="003A03FB"/>
    <w:rsid w:val="003A072D"/>
    <w:rsid w:val="003A1A1B"/>
    <w:rsid w:val="003A1C3B"/>
    <w:rsid w:val="003A1DA7"/>
    <w:rsid w:val="003A70F8"/>
    <w:rsid w:val="003A7472"/>
    <w:rsid w:val="003A78C5"/>
    <w:rsid w:val="003B026A"/>
    <w:rsid w:val="003B27CF"/>
    <w:rsid w:val="003B306C"/>
    <w:rsid w:val="003B3969"/>
    <w:rsid w:val="003B7416"/>
    <w:rsid w:val="003C1B6C"/>
    <w:rsid w:val="003C2F25"/>
    <w:rsid w:val="003C3FDD"/>
    <w:rsid w:val="003C4CBD"/>
    <w:rsid w:val="003C5613"/>
    <w:rsid w:val="003C6C54"/>
    <w:rsid w:val="003C790D"/>
    <w:rsid w:val="003D0569"/>
    <w:rsid w:val="003D19CA"/>
    <w:rsid w:val="003D2254"/>
    <w:rsid w:val="003D243F"/>
    <w:rsid w:val="003D5202"/>
    <w:rsid w:val="003D551D"/>
    <w:rsid w:val="003D5B3F"/>
    <w:rsid w:val="003D7B31"/>
    <w:rsid w:val="003D7BBF"/>
    <w:rsid w:val="003E101B"/>
    <w:rsid w:val="003E31C1"/>
    <w:rsid w:val="003E44F4"/>
    <w:rsid w:val="003E48E4"/>
    <w:rsid w:val="003E4D79"/>
    <w:rsid w:val="003E5B14"/>
    <w:rsid w:val="003E5C43"/>
    <w:rsid w:val="003E6895"/>
    <w:rsid w:val="003F09A9"/>
    <w:rsid w:val="003F0D1B"/>
    <w:rsid w:val="003F2187"/>
    <w:rsid w:val="003F22CF"/>
    <w:rsid w:val="003F3E2E"/>
    <w:rsid w:val="003F4361"/>
    <w:rsid w:val="003F45F2"/>
    <w:rsid w:val="003F56A0"/>
    <w:rsid w:val="003F5D43"/>
    <w:rsid w:val="003F63BE"/>
    <w:rsid w:val="003F6566"/>
    <w:rsid w:val="003F68DF"/>
    <w:rsid w:val="003F6F13"/>
    <w:rsid w:val="003F7931"/>
    <w:rsid w:val="003F7E0C"/>
    <w:rsid w:val="00400CFC"/>
    <w:rsid w:val="00400DD7"/>
    <w:rsid w:val="004011F6"/>
    <w:rsid w:val="0040134B"/>
    <w:rsid w:val="00401725"/>
    <w:rsid w:val="004031B2"/>
    <w:rsid w:val="00403443"/>
    <w:rsid w:val="004039BC"/>
    <w:rsid w:val="00403CC7"/>
    <w:rsid w:val="0040401C"/>
    <w:rsid w:val="0040435D"/>
    <w:rsid w:val="00405AE4"/>
    <w:rsid w:val="00406457"/>
    <w:rsid w:val="00406F17"/>
    <w:rsid w:val="0040730E"/>
    <w:rsid w:val="00410B15"/>
    <w:rsid w:val="00410EEB"/>
    <w:rsid w:val="004119F3"/>
    <w:rsid w:val="004132C5"/>
    <w:rsid w:val="00414A76"/>
    <w:rsid w:val="00415DE0"/>
    <w:rsid w:val="004161A8"/>
    <w:rsid w:val="00416B6F"/>
    <w:rsid w:val="004175BB"/>
    <w:rsid w:val="004175DF"/>
    <w:rsid w:val="004177AF"/>
    <w:rsid w:val="00417AF5"/>
    <w:rsid w:val="00417B1A"/>
    <w:rsid w:val="00420E14"/>
    <w:rsid w:val="004229F4"/>
    <w:rsid w:val="00423256"/>
    <w:rsid w:val="00423363"/>
    <w:rsid w:val="004242E1"/>
    <w:rsid w:val="00424AA6"/>
    <w:rsid w:val="00425653"/>
    <w:rsid w:val="004259CB"/>
    <w:rsid w:val="00425B93"/>
    <w:rsid w:val="0042616F"/>
    <w:rsid w:val="0042776E"/>
    <w:rsid w:val="00427DAC"/>
    <w:rsid w:val="00427E12"/>
    <w:rsid w:val="004300D6"/>
    <w:rsid w:val="00431FA2"/>
    <w:rsid w:val="00431FD9"/>
    <w:rsid w:val="004321EB"/>
    <w:rsid w:val="00432D94"/>
    <w:rsid w:val="004333A0"/>
    <w:rsid w:val="00435997"/>
    <w:rsid w:val="00435A3E"/>
    <w:rsid w:val="00435CA3"/>
    <w:rsid w:val="0043610B"/>
    <w:rsid w:val="0043694D"/>
    <w:rsid w:val="00436A3C"/>
    <w:rsid w:val="004424F5"/>
    <w:rsid w:val="0044470F"/>
    <w:rsid w:val="00444A1C"/>
    <w:rsid w:val="004458C7"/>
    <w:rsid w:val="004459D2"/>
    <w:rsid w:val="00445BE0"/>
    <w:rsid w:val="004473A5"/>
    <w:rsid w:val="0045029C"/>
    <w:rsid w:val="00452146"/>
    <w:rsid w:val="0045223A"/>
    <w:rsid w:val="004523F6"/>
    <w:rsid w:val="00452E87"/>
    <w:rsid w:val="004538F9"/>
    <w:rsid w:val="0045394A"/>
    <w:rsid w:val="00453D09"/>
    <w:rsid w:val="00453EF8"/>
    <w:rsid w:val="00454DFF"/>
    <w:rsid w:val="00454F6B"/>
    <w:rsid w:val="0045679C"/>
    <w:rsid w:val="00456A8E"/>
    <w:rsid w:val="004571BD"/>
    <w:rsid w:val="004574E7"/>
    <w:rsid w:val="004576C4"/>
    <w:rsid w:val="00460130"/>
    <w:rsid w:val="00460ED1"/>
    <w:rsid w:val="0046245F"/>
    <w:rsid w:val="0046309B"/>
    <w:rsid w:val="00463A1F"/>
    <w:rsid w:val="00463E60"/>
    <w:rsid w:val="004649FB"/>
    <w:rsid w:val="00464EC6"/>
    <w:rsid w:val="004655B6"/>
    <w:rsid w:val="004676E2"/>
    <w:rsid w:val="00471561"/>
    <w:rsid w:val="00472EFC"/>
    <w:rsid w:val="00473FF8"/>
    <w:rsid w:val="00474EE8"/>
    <w:rsid w:val="00475098"/>
    <w:rsid w:val="004750B6"/>
    <w:rsid w:val="00475592"/>
    <w:rsid w:val="00476C21"/>
    <w:rsid w:val="00480045"/>
    <w:rsid w:val="0048038F"/>
    <w:rsid w:val="00480B02"/>
    <w:rsid w:val="00481127"/>
    <w:rsid w:val="004837D7"/>
    <w:rsid w:val="0048528E"/>
    <w:rsid w:val="00490413"/>
    <w:rsid w:val="0049131E"/>
    <w:rsid w:val="00492D38"/>
    <w:rsid w:val="00492FB8"/>
    <w:rsid w:val="00493CEA"/>
    <w:rsid w:val="00493F61"/>
    <w:rsid w:val="00494143"/>
    <w:rsid w:val="00494761"/>
    <w:rsid w:val="0049491A"/>
    <w:rsid w:val="00496F44"/>
    <w:rsid w:val="00497A86"/>
    <w:rsid w:val="00497D0C"/>
    <w:rsid w:val="004A013E"/>
    <w:rsid w:val="004A0318"/>
    <w:rsid w:val="004A1C06"/>
    <w:rsid w:val="004A1C52"/>
    <w:rsid w:val="004A321F"/>
    <w:rsid w:val="004A4097"/>
    <w:rsid w:val="004A4CC4"/>
    <w:rsid w:val="004A4F54"/>
    <w:rsid w:val="004A534C"/>
    <w:rsid w:val="004A5351"/>
    <w:rsid w:val="004A7E2E"/>
    <w:rsid w:val="004B12F4"/>
    <w:rsid w:val="004B1E40"/>
    <w:rsid w:val="004B2CCF"/>
    <w:rsid w:val="004B39CF"/>
    <w:rsid w:val="004B49F1"/>
    <w:rsid w:val="004B5560"/>
    <w:rsid w:val="004B5905"/>
    <w:rsid w:val="004B657B"/>
    <w:rsid w:val="004B6EA0"/>
    <w:rsid w:val="004C1229"/>
    <w:rsid w:val="004C2302"/>
    <w:rsid w:val="004C2741"/>
    <w:rsid w:val="004C3A06"/>
    <w:rsid w:val="004C481F"/>
    <w:rsid w:val="004C6C73"/>
    <w:rsid w:val="004C7A2F"/>
    <w:rsid w:val="004D0DCF"/>
    <w:rsid w:val="004D10BC"/>
    <w:rsid w:val="004D1BCB"/>
    <w:rsid w:val="004D28B5"/>
    <w:rsid w:val="004D3B86"/>
    <w:rsid w:val="004D4BF0"/>
    <w:rsid w:val="004D5E61"/>
    <w:rsid w:val="004D63BA"/>
    <w:rsid w:val="004D761B"/>
    <w:rsid w:val="004D77DE"/>
    <w:rsid w:val="004D7A4B"/>
    <w:rsid w:val="004D7AD5"/>
    <w:rsid w:val="004E0023"/>
    <w:rsid w:val="004E03DA"/>
    <w:rsid w:val="004E23AB"/>
    <w:rsid w:val="004E33E1"/>
    <w:rsid w:val="004E3BA2"/>
    <w:rsid w:val="004E3F7F"/>
    <w:rsid w:val="004E4126"/>
    <w:rsid w:val="004E55B7"/>
    <w:rsid w:val="004E5673"/>
    <w:rsid w:val="004E629C"/>
    <w:rsid w:val="004E6ECD"/>
    <w:rsid w:val="004E7C3B"/>
    <w:rsid w:val="004F3941"/>
    <w:rsid w:val="004F42E7"/>
    <w:rsid w:val="004F4DC2"/>
    <w:rsid w:val="004F58AF"/>
    <w:rsid w:val="004F7AF6"/>
    <w:rsid w:val="005009F6"/>
    <w:rsid w:val="00501F0D"/>
    <w:rsid w:val="005020C9"/>
    <w:rsid w:val="00502EF1"/>
    <w:rsid w:val="00503011"/>
    <w:rsid w:val="0050318C"/>
    <w:rsid w:val="00503AA9"/>
    <w:rsid w:val="005051F2"/>
    <w:rsid w:val="0050586E"/>
    <w:rsid w:val="00505BC1"/>
    <w:rsid w:val="00507A1B"/>
    <w:rsid w:val="00507D83"/>
    <w:rsid w:val="00510731"/>
    <w:rsid w:val="00510E63"/>
    <w:rsid w:val="00512DCB"/>
    <w:rsid w:val="00512E19"/>
    <w:rsid w:val="00512F02"/>
    <w:rsid w:val="00513EFB"/>
    <w:rsid w:val="00516237"/>
    <w:rsid w:val="00516DCF"/>
    <w:rsid w:val="005175CC"/>
    <w:rsid w:val="0051798A"/>
    <w:rsid w:val="00521539"/>
    <w:rsid w:val="005241DD"/>
    <w:rsid w:val="005248D6"/>
    <w:rsid w:val="0052661E"/>
    <w:rsid w:val="0052698B"/>
    <w:rsid w:val="0053018F"/>
    <w:rsid w:val="0053367B"/>
    <w:rsid w:val="0053416A"/>
    <w:rsid w:val="005344ED"/>
    <w:rsid w:val="005360E7"/>
    <w:rsid w:val="00536633"/>
    <w:rsid w:val="00536A42"/>
    <w:rsid w:val="00537229"/>
    <w:rsid w:val="00540A9B"/>
    <w:rsid w:val="00542414"/>
    <w:rsid w:val="00542CB3"/>
    <w:rsid w:val="00542D7C"/>
    <w:rsid w:val="00542FE5"/>
    <w:rsid w:val="005447B9"/>
    <w:rsid w:val="00545DC8"/>
    <w:rsid w:val="00547090"/>
    <w:rsid w:val="0054738E"/>
    <w:rsid w:val="005473F2"/>
    <w:rsid w:val="0054753C"/>
    <w:rsid w:val="00547E77"/>
    <w:rsid w:val="00550000"/>
    <w:rsid w:val="00550B68"/>
    <w:rsid w:val="00551A4C"/>
    <w:rsid w:val="00551D13"/>
    <w:rsid w:val="00552B23"/>
    <w:rsid w:val="00552CE7"/>
    <w:rsid w:val="00553E69"/>
    <w:rsid w:val="00554DD5"/>
    <w:rsid w:val="00555226"/>
    <w:rsid w:val="00556736"/>
    <w:rsid w:val="005575E6"/>
    <w:rsid w:val="005601B3"/>
    <w:rsid w:val="00560A98"/>
    <w:rsid w:val="00560EB9"/>
    <w:rsid w:val="00561167"/>
    <w:rsid w:val="005614A2"/>
    <w:rsid w:val="00562CA1"/>
    <w:rsid w:val="00563331"/>
    <w:rsid w:val="005642B5"/>
    <w:rsid w:val="00564836"/>
    <w:rsid w:val="00564D24"/>
    <w:rsid w:val="0056567B"/>
    <w:rsid w:val="005657C2"/>
    <w:rsid w:val="00565CD4"/>
    <w:rsid w:val="0056657B"/>
    <w:rsid w:val="00566DD1"/>
    <w:rsid w:val="005670A3"/>
    <w:rsid w:val="00570806"/>
    <w:rsid w:val="00570B06"/>
    <w:rsid w:val="0057185A"/>
    <w:rsid w:val="00572475"/>
    <w:rsid w:val="00572E1C"/>
    <w:rsid w:val="00573DB1"/>
    <w:rsid w:val="00574084"/>
    <w:rsid w:val="00575ECE"/>
    <w:rsid w:val="00576564"/>
    <w:rsid w:val="00580BE4"/>
    <w:rsid w:val="00580F66"/>
    <w:rsid w:val="0058144A"/>
    <w:rsid w:val="00582174"/>
    <w:rsid w:val="00582D00"/>
    <w:rsid w:val="0058312B"/>
    <w:rsid w:val="00583C2F"/>
    <w:rsid w:val="00584109"/>
    <w:rsid w:val="00584E38"/>
    <w:rsid w:val="00584F2B"/>
    <w:rsid w:val="005857E7"/>
    <w:rsid w:val="00587BFB"/>
    <w:rsid w:val="00590FA1"/>
    <w:rsid w:val="005920DF"/>
    <w:rsid w:val="0059384D"/>
    <w:rsid w:val="00594D1E"/>
    <w:rsid w:val="00595545"/>
    <w:rsid w:val="005960B9"/>
    <w:rsid w:val="00596232"/>
    <w:rsid w:val="00596B4F"/>
    <w:rsid w:val="00596EC9"/>
    <w:rsid w:val="005974F8"/>
    <w:rsid w:val="00597D78"/>
    <w:rsid w:val="005A02C1"/>
    <w:rsid w:val="005A02F6"/>
    <w:rsid w:val="005A0A73"/>
    <w:rsid w:val="005A0BF5"/>
    <w:rsid w:val="005A0CC5"/>
    <w:rsid w:val="005A0F2E"/>
    <w:rsid w:val="005A292C"/>
    <w:rsid w:val="005A55A1"/>
    <w:rsid w:val="005A5C68"/>
    <w:rsid w:val="005A6C99"/>
    <w:rsid w:val="005A6DA4"/>
    <w:rsid w:val="005A70DF"/>
    <w:rsid w:val="005A71B7"/>
    <w:rsid w:val="005B0821"/>
    <w:rsid w:val="005B213F"/>
    <w:rsid w:val="005B2FD6"/>
    <w:rsid w:val="005B30AB"/>
    <w:rsid w:val="005B3677"/>
    <w:rsid w:val="005B4F8B"/>
    <w:rsid w:val="005B52B9"/>
    <w:rsid w:val="005B6179"/>
    <w:rsid w:val="005B6F51"/>
    <w:rsid w:val="005B7ED6"/>
    <w:rsid w:val="005C0593"/>
    <w:rsid w:val="005C0EFD"/>
    <w:rsid w:val="005C35F0"/>
    <w:rsid w:val="005C3CE7"/>
    <w:rsid w:val="005C4117"/>
    <w:rsid w:val="005C5B95"/>
    <w:rsid w:val="005C61E7"/>
    <w:rsid w:val="005C6445"/>
    <w:rsid w:val="005C6D23"/>
    <w:rsid w:val="005C7638"/>
    <w:rsid w:val="005C76AE"/>
    <w:rsid w:val="005D1016"/>
    <w:rsid w:val="005D12D3"/>
    <w:rsid w:val="005D1926"/>
    <w:rsid w:val="005D4B11"/>
    <w:rsid w:val="005D580E"/>
    <w:rsid w:val="005D642D"/>
    <w:rsid w:val="005D6C47"/>
    <w:rsid w:val="005D6FB3"/>
    <w:rsid w:val="005E0A88"/>
    <w:rsid w:val="005E14A5"/>
    <w:rsid w:val="005E1858"/>
    <w:rsid w:val="005E2508"/>
    <w:rsid w:val="005E2F26"/>
    <w:rsid w:val="005E3705"/>
    <w:rsid w:val="005E3E08"/>
    <w:rsid w:val="005E5CD0"/>
    <w:rsid w:val="005E5D9D"/>
    <w:rsid w:val="005E614E"/>
    <w:rsid w:val="005E6EDB"/>
    <w:rsid w:val="005E785C"/>
    <w:rsid w:val="005F0335"/>
    <w:rsid w:val="005F0510"/>
    <w:rsid w:val="005F52BD"/>
    <w:rsid w:val="005F5A25"/>
    <w:rsid w:val="005F5D8E"/>
    <w:rsid w:val="005F6355"/>
    <w:rsid w:val="005F70E1"/>
    <w:rsid w:val="005F7D99"/>
    <w:rsid w:val="00600135"/>
    <w:rsid w:val="00601203"/>
    <w:rsid w:val="00601287"/>
    <w:rsid w:val="00602ED4"/>
    <w:rsid w:val="00604E77"/>
    <w:rsid w:val="00605C52"/>
    <w:rsid w:val="00606524"/>
    <w:rsid w:val="006074EA"/>
    <w:rsid w:val="00607B12"/>
    <w:rsid w:val="00612E3A"/>
    <w:rsid w:val="00613DAD"/>
    <w:rsid w:val="00613EC3"/>
    <w:rsid w:val="006149EA"/>
    <w:rsid w:val="0061603C"/>
    <w:rsid w:val="0061631C"/>
    <w:rsid w:val="00616AD7"/>
    <w:rsid w:val="00616C2F"/>
    <w:rsid w:val="00617793"/>
    <w:rsid w:val="00617DD0"/>
    <w:rsid w:val="00621EC2"/>
    <w:rsid w:val="006234E4"/>
    <w:rsid w:val="006248FB"/>
    <w:rsid w:val="00625A61"/>
    <w:rsid w:val="00625B3A"/>
    <w:rsid w:val="00626204"/>
    <w:rsid w:val="00627328"/>
    <w:rsid w:val="00627412"/>
    <w:rsid w:val="0063036D"/>
    <w:rsid w:val="00630F50"/>
    <w:rsid w:val="006310B4"/>
    <w:rsid w:val="0063252A"/>
    <w:rsid w:val="00632F2D"/>
    <w:rsid w:val="00635ECB"/>
    <w:rsid w:val="00636875"/>
    <w:rsid w:val="00636ABF"/>
    <w:rsid w:val="00640152"/>
    <w:rsid w:val="00641949"/>
    <w:rsid w:val="00641AF8"/>
    <w:rsid w:val="006439A8"/>
    <w:rsid w:val="00643AEC"/>
    <w:rsid w:val="0064474D"/>
    <w:rsid w:val="00645BDE"/>
    <w:rsid w:val="006461AB"/>
    <w:rsid w:val="00646860"/>
    <w:rsid w:val="00647FBC"/>
    <w:rsid w:val="006555D6"/>
    <w:rsid w:val="00655F31"/>
    <w:rsid w:val="00657E4A"/>
    <w:rsid w:val="00660237"/>
    <w:rsid w:val="006614FE"/>
    <w:rsid w:val="00662781"/>
    <w:rsid w:val="006631CE"/>
    <w:rsid w:val="00663649"/>
    <w:rsid w:val="006640D1"/>
    <w:rsid w:val="00664CF7"/>
    <w:rsid w:val="006656E7"/>
    <w:rsid w:val="00665803"/>
    <w:rsid w:val="00665A5C"/>
    <w:rsid w:val="00665BDB"/>
    <w:rsid w:val="006679B4"/>
    <w:rsid w:val="00667A5F"/>
    <w:rsid w:val="00670D42"/>
    <w:rsid w:val="00671C7E"/>
    <w:rsid w:val="006729F1"/>
    <w:rsid w:val="00673D93"/>
    <w:rsid w:val="00675867"/>
    <w:rsid w:val="006758EB"/>
    <w:rsid w:val="00677E0F"/>
    <w:rsid w:val="00680659"/>
    <w:rsid w:val="00680D33"/>
    <w:rsid w:val="006816E9"/>
    <w:rsid w:val="0068220A"/>
    <w:rsid w:val="00682A3F"/>
    <w:rsid w:val="00683399"/>
    <w:rsid w:val="00683909"/>
    <w:rsid w:val="00683CCE"/>
    <w:rsid w:val="00683E3E"/>
    <w:rsid w:val="00684436"/>
    <w:rsid w:val="006849AA"/>
    <w:rsid w:val="0068505A"/>
    <w:rsid w:val="00685667"/>
    <w:rsid w:val="00685D61"/>
    <w:rsid w:val="00686C98"/>
    <w:rsid w:val="00686CC4"/>
    <w:rsid w:val="00686F02"/>
    <w:rsid w:val="0068703C"/>
    <w:rsid w:val="00687607"/>
    <w:rsid w:val="0068769D"/>
    <w:rsid w:val="0068777A"/>
    <w:rsid w:val="00687D80"/>
    <w:rsid w:val="00690F38"/>
    <w:rsid w:val="00691004"/>
    <w:rsid w:val="00691147"/>
    <w:rsid w:val="00691866"/>
    <w:rsid w:val="00691EFB"/>
    <w:rsid w:val="00692125"/>
    <w:rsid w:val="00694A79"/>
    <w:rsid w:val="006959E2"/>
    <w:rsid w:val="006968D8"/>
    <w:rsid w:val="00697E9F"/>
    <w:rsid w:val="006A053F"/>
    <w:rsid w:val="006A06C4"/>
    <w:rsid w:val="006A16D3"/>
    <w:rsid w:val="006A1B37"/>
    <w:rsid w:val="006A1D1E"/>
    <w:rsid w:val="006A259E"/>
    <w:rsid w:val="006A2ECE"/>
    <w:rsid w:val="006A3598"/>
    <w:rsid w:val="006A4145"/>
    <w:rsid w:val="006A66C1"/>
    <w:rsid w:val="006A710F"/>
    <w:rsid w:val="006A7607"/>
    <w:rsid w:val="006A7F3D"/>
    <w:rsid w:val="006B13DA"/>
    <w:rsid w:val="006B1449"/>
    <w:rsid w:val="006B3A4C"/>
    <w:rsid w:val="006B4001"/>
    <w:rsid w:val="006B5041"/>
    <w:rsid w:val="006B540A"/>
    <w:rsid w:val="006B6F38"/>
    <w:rsid w:val="006B7191"/>
    <w:rsid w:val="006C0A96"/>
    <w:rsid w:val="006C1184"/>
    <w:rsid w:val="006C1B84"/>
    <w:rsid w:val="006C1E85"/>
    <w:rsid w:val="006C2635"/>
    <w:rsid w:val="006C3E0B"/>
    <w:rsid w:val="006C4A70"/>
    <w:rsid w:val="006C4C5E"/>
    <w:rsid w:val="006C61F9"/>
    <w:rsid w:val="006C6669"/>
    <w:rsid w:val="006C67A5"/>
    <w:rsid w:val="006D05FD"/>
    <w:rsid w:val="006D06A7"/>
    <w:rsid w:val="006D06E9"/>
    <w:rsid w:val="006D1341"/>
    <w:rsid w:val="006D2434"/>
    <w:rsid w:val="006D4386"/>
    <w:rsid w:val="006D56E6"/>
    <w:rsid w:val="006D5BB0"/>
    <w:rsid w:val="006D61BB"/>
    <w:rsid w:val="006D6CE1"/>
    <w:rsid w:val="006D7C60"/>
    <w:rsid w:val="006D7D2E"/>
    <w:rsid w:val="006D7D3D"/>
    <w:rsid w:val="006E0876"/>
    <w:rsid w:val="006E0DCA"/>
    <w:rsid w:val="006E148A"/>
    <w:rsid w:val="006E2CBF"/>
    <w:rsid w:val="006E34B8"/>
    <w:rsid w:val="006E3907"/>
    <w:rsid w:val="006E6F8C"/>
    <w:rsid w:val="006F26D0"/>
    <w:rsid w:val="006F31FC"/>
    <w:rsid w:val="006F3353"/>
    <w:rsid w:val="006F76CD"/>
    <w:rsid w:val="00703DF8"/>
    <w:rsid w:val="007042C7"/>
    <w:rsid w:val="00705273"/>
    <w:rsid w:val="007058FB"/>
    <w:rsid w:val="00706356"/>
    <w:rsid w:val="007072A2"/>
    <w:rsid w:val="007076F3"/>
    <w:rsid w:val="0070787A"/>
    <w:rsid w:val="007103DD"/>
    <w:rsid w:val="00710868"/>
    <w:rsid w:val="00711ADA"/>
    <w:rsid w:val="00711EFE"/>
    <w:rsid w:val="00712913"/>
    <w:rsid w:val="00713A98"/>
    <w:rsid w:val="00713FA6"/>
    <w:rsid w:val="007157D3"/>
    <w:rsid w:val="007157F8"/>
    <w:rsid w:val="00717A32"/>
    <w:rsid w:val="00720B73"/>
    <w:rsid w:val="0072253E"/>
    <w:rsid w:val="00723378"/>
    <w:rsid w:val="00723CD2"/>
    <w:rsid w:val="00723DE5"/>
    <w:rsid w:val="00725587"/>
    <w:rsid w:val="00726CFD"/>
    <w:rsid w:val="007310FF"/>
    <w:rsid w:val="0073162A"/>
    <w:rsid w:val="00731E87"/>
    <w:rsid w:val="00732C33"/>
    <w:rsid w:val="007338D7"/>
    <w:rsid w:val="007356A0"/>
    <w:rsid w:val="007357B2"/>
    <w:rsid w:val="00736645"/>
    <w:rsid w:val="007369CA"/>
    <w:rsid w:val="00737B35"/>
    <w:rsid w:val="007408C5"/>
    <w:rsid w:val="00740E81"/>
    <w:rsid w:val="00742EC2"/>
    <w:rsid w:val="00744DAA"/>
    <w:rsid w:val="007460D9"/>
    <w:rsid w:val="00746CA3"/>
    <w:rsid w:val="00746D34"/>
    <w:rsid w:val="007479AF"/>
    <w:rsid w:val="00747E13"/>
    <w:rsid w:val="00752389"/>
    <w:rsid w:val="007526DA"/>
    <w:rsid w:val="00753036"/>
    <w:rsid w:val="007539FE"/>
    <w:rsid w:val="00754D63"/>
    <w:rsid w:val="007550B5"/>
    <w:rsid w:val="00755430"/>
    <w:rsid w:val="00755549"/>
    <w:rsid w:val="00756CFE"/>
    <w:rsid w:val="00757BC8"/>
    <w:rsid w:val="00760B58"/>
    <w:rsid w:val="007624B8"/>
    <w:rsid w:val="007625DC"/>
    <w:rsid w:val="00762A85"/>
    <w:rsid w:val="00763FC9"/>
    <w:rsid w:val="00764378"/>
    <w:rsid w:val="007649E7"/>
    <w:rsid w:val="00765324"/>
    <w:rsid w:val="00765E98"/>
    <w:rsid w:val="00766A8B"/>
    <w:rsid w:val="00767E6C"/>
    <w:rsid w:val="007713F7"/>
    <w:rsid w:val="00771D84"/>
    <w:rsid w:val="00772C02"/>
    <w:rsid w:val="007743D8"/>
    <w:rsid w:val="007752FC"/>
    <w:rsid w:val="00776578"/>
    <w:rsid w:val="007771E0"/>
    <w:rsid w:val="00780078"/>
    <w:rsid w:val="00780796"/>
    <w:rsid w:val="007840F6"/>
    <w:rsid w:val="00784EC7"/>
    <w:rsid w:val="00785206"/>
    <w:rsid w:val="007860A0"/>
    <w:rsid w:val="007863DB"/>
    <w:rsid w:val="00787221"/>
    <w:rsid w:val="00787236"/>
    <w:rsid w:val="00787985"/>
    <w:rsid w:val="00787BDB"/>
    <w:rsid w:val="00787D3A"/>
    <w:rsid w:val="007912A7"/>
    <w:rsid w:val="00791429"/>
    <w:rsid w:val="007927F7"/>
    <w:rsid w:val="007967B1"/>
    <w:rsid w:val="0079736B"/>
    <w:rsid w:val="007A054C"/>
    <w:rsid w:val="007A09DC"/>
    <w:rsid w:val="007A0ECE"/>
    <w:rsid w:val="007A23FF"/>
    <w:rsid w:val="007A3B06"/>
    <w:rsid w:val="007A4881"/>
    <w:rsid w:val="007A5FC5"/>
    <w:rsid w:val="007B4122"/>
    <w:rsid w:val="007B5300"/>
    <w:rsid w:val="007B5AD1"/>
    <w:rsid w:val="007B5EB4"/>
    <w:rsid w:val="007B6AC4"/>
    <w:rsid w:val="007B6E47"/>
    <w:rsid w:val="007B744F"/>
    <w:rsid w:val="007C11D9"/>
    <w:rsid w:val="007C11FC"/>
    <w:rsid w:val="007C1563"/>
    <w:rsid w:val="007C1CC0"/>
    <w:rsid w:val="007C2447"/>
    <w:rsid w:val="007C2D3C"/>
    <w:rsid w:val="007C2E7E"/>
    <w:rsid w:val="007C2F01"/>
    <w:rsid w:val="007C3C36"/>
    <w:rsid w:val="007C3FFE"/>
    <w:rsid w:val="007C45F2"/>
    <w:rsid w:val="007C4923"/>
    <w:rsid w:val="007C5544"/>
    <w:rsid w:val="007C564A"/>
    <w:rsid w:val="007C6702"/>
    <w:rsid w:val="007C6841"/>
    <w:rsid w:val="007C6EE9"/>
    <w:rsid w:val="007C76E7"/>
    <w:rsid w:val="007D0BAE"/>
    <w:rsid w:val="007D192A"/>
    <w:rsid w:val="007D23B4"/>
    <w:rsid w:val="007D3309"/>
    <w:rsid w:val="007D3746"/>
    <w:rsid w:val="007D49B6"/>
    <w:rsid w:val="007D6A9E"/>
    <w:rsid w:val="007D7B1F"/>
    <w:rsid w:val="007E1D91"/>
    <w:rsid w:val="007E39D4"/>
    <w:rsid w:val="007E4E89"/>
    <w:rsid w:val="007E58F8"/>
    <w:rsid w:val="007E61E6"/>
    <w:rsid w:val="007E711A"/>
    <w:rsid w:val="007E7995"/>
    <w:rsid w:val="007F02DA"/>
    <w:rsid w:val="007F06F7"/>
    <w:rsid w:val="007F275D"/>
    <w:rsid w:val="007F28C9"/>
    <w:rsid w:val="007F3C59"/>
    <w:rsid w:val="007F3FFB"/>
    <w:rsid w:val="007F4238"/>
    <w:rsid w:val="007F50DE"/>
    <w:rsid w:val="007F54FB"/>
    <w:rsid w:val="007F55D2"/>
    <w:rsid w:val="007F68C0"/>
    <w:rsid w:val="007F6DE5"/>
    <w:rsid w:val="007F6E0A"/>
    <w:rsid w:val="007F6F7B"/>
    <w:rsid w:val="00800237"/>
    <w:rsid w:val="00800BAB"/>
    <w:rsid w:val="008011FB"/>
    <w:rsid w:val="008021AD"/>
    <w:rsid w:val="008023F6"/>
    <w:rsid w:val="008023FC"/>
    <w:rsid w:val="00802958"/>
    <w:rsid w:val="00803B29"/>
    <w:rsid w:val="00804E99"/>
    <w:rsid w:val="00804FCF"/>
    <w:rsid w:val="00805753"/>
    <w:rsid w:val="00805CFA"/>
    <w:rsid w:val="00805E09"/>
    <w:rsid w:val="00812933"/>
    <w:rsid w:val="008149DA"/>
    <w:rsid w:val="00816923"/>
    <w:rsid w:val="00816E63"/>
    <w:rsid w:val="00822190"/>
    <w:rsid w:val="00822DF9"/>
    <w:rsid w:val="008232DA"/>
    <w:rsid w:val="008254A3"/>
    <w:rsid w:val="00825D9D"/>
    <w:rsid w:val="00826D5A"/>
    <w:rsid w:val="00830798"/>
    <w:rsid w:val="00832E35"/>
    <w:rsid w:val="008333D5"/>
    <w:rsid w:val="00833BFA"/>
    <w:rsid w:val="00835719"/>
    <w:rsid w:val="00835B80"/>
    <w:rsid w:val="008366D5"/>
    <w:rsid w:val="00836DC7"/>
    <w:rsid w:val="0083747A"/>
    <w:rsid w:val="00840506"/>
    <w:rsid w:val="00840C11"/>
    <w:rsid w:val="00842431"/>
    <w:rsid w:val="008425E1"/>
    <w:rsid w:val="008430F5"/>
    <w:rsid w:val="00843136"/>
    <w:rsid w:val="00845679"/>
    <w:rsid w:val="00845C0B"/>
    <w:rsid w:val="0085012E"/>
    <w:rsid w:val="0085032A"/>
    <w:rsid w:val="0085293E"/>
    <w:rsid w:val="00852A3F"/>
    <w:rsid w:val="00853070"/>
    <w:rsid w:val="0085538D"/>
    <w:rsid w:val="00857198"/>
    <w:rsid w:val="0086166B"/>
    <w:rsid w:val="00861E3E"/>
    <w:rsid w:val="0086375C"/>
    <w:rsid w:val="00864E82"/>
    <w:rsid w:val="00867E14"/>
    <w:rsid w:val="00870285"/>
    <w:rsid w:val="0087052D"/>
    <w:rsid w:val="00870EBA"/>
    <w:rsid w:val="008718E6"/>
    <w:rsid w:val="00871D05"/>
    <w:rsid w:val="00871F6B"/>
    <w:rsid w:val="0087289B"/>
    <w:rsid w:val="0087296D"/>
    <w:rsid w:val="00872DEA"/>
    <w:rsid w:val="00873F56"/>
    <w:rsid w:val="00874AED"/>
    <w:rsid w:val="008750E9"/>
    <w:rsid w:val="00875D09"/>
    <w:rsid w:val="008765BF"/>
    <w:rsid w:val="00876BF6"/>
    <w:rsid w:val="00876F20"/>
    <w:rsid w:val="008770AA"/>
    <w:rsid w:val="00880CEC"/>
    <w:rsid w:val="00882DB9"/>
    <w:rsid w:val="00885143"/>
    <w:rsid w:val="00885826"/>
    <w:rsid w:val="00887046"/>
    <w:rsid w:val="008876B9"/>
    <w:rsid w:val="00890B83"/>
    <w:rsid w:val="00893AE4"/>
    <w:rsid w:val="00895C25"/>
    <w:rsid w:val="00896DF9"/>
    <w:rsid w:val="0089714C"/>
    <w:rsid w:val="0089795C"/>
    <w:rsid w:val="00897AD1"/>
    <w:rsid w:val="00897E14"/>
    <w:rsid w:val="008A06B8"/>
    <w:rsid w:val="008A0BCE"/>
    <w:rsid w:val="008A32BD"/>
    <w:rsid w:val="008A3F66"/>
    <w:rsid w:val="008A402F"/>
    <w:rsid w:val="008A67E3"/>
    <w:rsid w:val="008A7D50"/>
    <w:rsid w:val="008B00B7"/>
    <w:rsid w:val="008B0EA8"/>
    <w:rsid w:val="008B10DD"/>
    <w:rsid w:val="008B1773"/>
    <w:rsid w:val="008B1A69"/>
    <w:rsid w:val="008B2B8E"/>
    <w:rsid w:val="008B2E72"/>
    <w:rsid w:val="008B34B6"/>
    <w:rsid w:val="008B37E6"/>
    <w:rsid w:val="008B6444"/>
    <w:rsid w:val="008B7512"/>
    <w:rsid w:val="008C0A7C"/>
    <w:rsid w:val="008C18E3"/>
    <w:rsid w:val="008C39BE"/>
    <w:rsid w:val="008C58B4"/>
    <w:rsid w:val="008C5EFE"/>
    <w:rsid w:val="008C622F"/>
    <w:rsid w:val="008C68DD"/>
    <w:rsid w:val="008D0510"/>
    <w:rsid w:val="008D06EA"/>
    <w:rsid w:val="008D1F86"/>
    <w:rsid w:val="008D21E6"/>
    <w:rsid w:val="008D2BE3"/>
    <w:rsid w:val="008D2F6D"/>
    <w:rsid w:val="008D3CDF"/>
    <w:rsid w:val="008D405D"/>
    <w:rsid w:val="008D4275"/>
    <w:rsid w:val="008D4A85"/>
    <w:rsid w:val="008D4D4F"/>
    <w:rsid w:val="008D5298"/>
    <w:rsid w:val="008D5C70"/>
    <w:rsid w:val="008D6228"/>
    <w:rsid w:val="008D718A"/>
    <w:rsid w:val="008D7CF1"/>
    <w:rsid w:val="008E0126"/>
    <w:rsid w:val="008E083B"/>
    <w:rsid w:val="008E11D1"/>
    <w:rsid w:val="008E159E"/>
    <w:rsid w:val="008E20D9"/>
    <w:rsid w:val="008E3F0E"/>
    <w:rsid w:val="008E3FDE"/>
    <w:rsid w:val="008E7DB3"/>
    <w:rsid w:val="008F0035"/>
    <w:rsid w:val="008F0FC8"/>
    <w:rsid w:val="008F1F59"/>
    <w:rsid w:val="008F285D"/>
    <w:rsid w:val="008F28E6"/>
    <w:rsid w:val="008F329E"/>
    <w:rsid w:val="008F357E"/>
    <w:rsid w:val="008F3CA9"/>
    <w:rsid w:val="008F508F"/>
    <w:rsid w:val="009005B0"/>
    <w:rsid w:val="00901800"/>
    <w:rsid w:val="00902DE6"/>
    <w:rsid w:val="0090397D"/>
    <w:rsid w:val="00903E9B"/>
    <w:rsid w:val="00905D58"/>
    <w:rsid w:val="00906EE6"/>
    <w:rsid w:val="009071F1"/>
    <w:rsid w:val="009101A2"/>
    <w:rsid w:val="0091188C"/>
    <w:rsid w:val="00912D05"/>
    <w:rsid w:val="00913C13"/>
    <w:rsid w:val="00913E25"/>
    <w:rsid w:val="009145EF"/>
    <w:rsid w:val="00914CC6"/>
    <w:rsid w:val="00914DBF"/>
    <w:rsid w:val="00914ED5"/>
    <w:rsid w:val="009155E2"/>
    <w:rsid w:val="00915B4E"/>
    <w:rsid w:val="00915B88"/>
    <w:rsid w:val="00917B5C"/>
    <w:rsid w:val="00917F12"/>
    <w:rsid w:val="00920855"/>
    <w:rsid w:val="0092241B"/>
    <w:rsid w:val="00922AA2"/>
    <w:rsid w:val="00924AA8"/>
    <w:rsid w:val="00925021"/>
    <w:rsid w:val="0092519C"/>
    <w:rsid w:val="00927106"/>
    <w:rsid w:val="0093137A"/>
    <w:rsid w:val="00933137"/>
    <w:rsid w:val="00934778"/>
    <w:rsid w:val="00934EC3"/>
    <w:rsid w:val="00934FF6"/>
    <w:rsid w:val="00935CFC"/>
    <w:rsid w:val="00936448"/>
    <w:rsid w:val="00936A40"/>
    <w:rsid w:val="00936D31"/>
    <w:rsid w:val="009371C8"/>
    <w:rsid w:val="00937B49"/>
    <w:rsid w:val="009412CE"/>
    <w:rsid w:val="009414DE"/>
    <w:rsid w:val="00942F7B"/>
    <w:rsid w:val="00950B7B"/>
    <w:rsid w:val="00952259"/>
    <w:rsid w:val="00952E23"/>
    <w:rsid w:val="009534FB"/>
    <w:rsid w:val="009541B0"/>
    <w:rsid w:val="00954DF6"/>
    <w:rsid w:val="009553B8"/>
    <w:rsid w:val="0095610C"/>
    <w:rsid w:val="0095667B"/>
    <w:rsid w:val="00957814"/>
    <w:rsid w:val="0096032B"/>
    <w:rsid w:val="00960F9E"/>
    <w:rsid w:val="0096169C"/>
    <w:rsid w:val="009622FE"/>
    <w:rsid w:val="009638B0"/>
    <w:rsid w:val="00964AEC"/>
    <w:rsid w:val="00971803"/>
    <w:rsid w:val="00972173"/>
    <w:rsid w:val="009721A3"/>
    <w:rsid w:val="009721AA"/>
    <w:rsid w:val="00972536"/>
    <w:rsid w:val="00972F93"/>
    <w:rsid w:val="00973D24"/>
    <w:rsid w:val="00973D64"/>
    <w:rsid w:val="00974E5D"/>
    <w:rsid w:val="00976ADA"/>
    <w:rsid w:val="00976DAC"/>
    <w:rsid w:val="0097711D"/>
    <w:rsid w:val="00977DF3"/>
    <w:rsid w:val="0098032C"/>
    <w:rsid w:val="0098088A"/>
    <w:rsid w:val="00980AAB"/>
    <w:rsid w:val="00983F28"/>
    <w:rsid w:val="00984392"/>
    <w:rsid w:val="00984DAF"/>
    <w:rsid w:val="00985339"/>
    <w:rsid w:val="0098681E"/>
    <w:rsid w:val="00991613"/>
    <w:rsid w:val="00991992"/>
    <w:rsid w:val="00992656"/>
    <w:rsid w:val="009930A0"/>
    <w:rsid w:val="00993884"/>
    <w:rsid w:val="00994D1B"/>
    <w:rsid w:val="00996681"/>
    <w:rsid w:val="009976DB"/>
    <w:rsid w:val="009A08DF"/>
    <w:rsid w:val="009A0997"/>
    <w:rsid w:val="009A1474"/>
    <w:rsid w:val="009A2430"/>
    <w:rsid w:val="009A2D97"/>
    <w:rsid w:val="009A39A8"/>
    <w:rsid w:val="009A47FE"/>
    <w:rsid w:val="009A5BD7"/>
    <w:rsid w:val="009A66DF"/>
    <w:rsid w:val="009A741C"/>
    <w:rsid w:val="009B0027"/>
    <w:rsid w:val="009B04CC"/>
    <w:rsid w:val="009B0EFB"/>
    <w:rsid w:val="009B26A4"/>
    <w:rsid w:val="009B26CB"/>
    <w:rsid w:val="009B2CD6"/>
    <w:rsid w:val="009B3C78"/>
    <w:rsid w:val="009B3F0E"/>
    <w:rsid w:val="009B43B7"/>
    <w:rsid w:val="009B5F38"/>
    <w:rsid w:val="009B7A28"/>
    <w:rsid w:val="009C0264"/>
    <w:rsid w:val="009C1914"/>
    <w:rsid w:val="009C2CF3"/>
    <w:rsid w:val="009C4431"/>
    <w:rsid w:val="009C57B1"/>
    <w:rsid w:val="009C6C82"/>
    <w:rsid w:val="009D000A"/>
    <w:rsid w:val="009D02CA"/>
    <w:rsid w:val="009D0F37"/>
    <w:rsid w:val="009D68F5"/>
    <w:rsid w:val="009D7A11"/>
    <w:rsid w:val="009E0DE0"/>
    <w:rsid w:val="009E27AC"/>
    <w:rsid w:val="009E3A2F"/>
    <w:rsid w:val="009E5A22"/>
    <w:rsid w:val="009E5C53"/>
    <w:rsid w:val="009E6419"/>
    <w:rsid w:val="009E67D6"/>
    <w:rsid w:val="009E6D5C"/>
    <w:rsid w:val="009E6DD5"/>
    <w:rsid w:val="009E745E"/>
    <w:rsid w:val="009F0527"/>
    <w:rsid w:val="009F28D2"/>
    <w:rsid w:val="009F2D00"/>
    <w:rsid w:val="009F457A"/>
    <w:rsid w:val="009F4886"/>
    <w:rsid w:val="009F4916"/>
    <w:rsid w:val="00A005C1"/>
    <w:rsid w:val="00A0100D"/>
    <w:rsid w:val="00A01561"/>
    <w:rsid w:val="00A05991"/>
    <w:rsid w:val="00A06BF5"/>
    <w:rsid w:val="00A06CD2"/>
    <w:rsid w:val="00A106B5"/>
    <w:rsid w:val="00A10A24"/>
    <w:rsid w:val="00A10D04"/>
    <w:rsid w:val="00A11613"/>
    <w:rsid w:val="00A11729"/>
    <w:rsid w:val="00A11CDC"/>
    <w:rsid w:val="00A11F7C"/>
    <w:rsid w:val="00A127F6"/>
    <w:rsid w:val="00A179CC"/>
    <w:rsid w:val="00A17A39"/>
    <w:rsid w:val="00A20994"/>
    <w:rsid w:val="00A2209C"/>
    <w:rsid w:val="00A22374"/>
    <w:rsid w:val="00A24002"/>
    <w:rsid w:val="00A26EB4"/>
    <w:rsid w:val="00A271F9"/>
    <w:rsid w:val="00A273AC"/>
    <w:rsid w:val="00A30022"/>
    <w:rsid w:val="00A30063"/>
    <w:rsid w:val="00A30EEB"/>
    <w:rsid w:val="00A35485"/>
    <w:rsid w:val="00A35BC9"/>
    <w:rsid w:val="00A361E2"/>
    <w:rsid w:val="00A36873"/>
    <w:rsid w:val="00A36976"/>
    <w:rsid w:val="00A37719"/>
    <w:rsid w:val="00A412A2"/>
    <w:rsid w:val="00A412B1"/>
    <w:rsid w:val="00A416EE"/>
    <w:rsid w:val="00A42186"/>
    <w:rsid w:val="00A42412"/>
    <w:rsid w:val="00A429D3"/>
    <w:rsid w:val="00A441A2"/>
    <w:rsid w:val="00A45BAC"/>
    <w:rsid w:val="00A47541"/>
    <w:rsid w:val="00A512AE"/>
    <w:rsid w:val="00A51446"/>
    <w:rsid w:val="00A55B94"/>
    <w:rsid w:val="00A55EB8"/>
    <w:rsid w:val="00A5606D"/>
    <w:rsid w:val="00A60A70"/>
    <w:rsid w:val="00A6188E"/>
    <w:rsid w:val="00A61B5C"/>
    <w:rsid w:val="00A61CE1"/>
    <w:rsid w:val="00A62339"/>
    <w:rsid w:val="00A63C8E"/>
    <w:rsid w:val="00A63CB1"/>
    <w:rsid w:val="00A6496D"/>
    <w:rsid w:val="00A650CD"/>
    <w:rsid w:val="00A67424"/>
    <w:rsid w:val="00A7270C"/>
    <w:rsid w:val="00A73500"/>
    <w:rsid w:val="00A73C9B"/>
    <w:rsid w:val="00A74D07"/>
    <w:rsid w:val="00A76694"/>
    <w:rsid w:val="00A829A8"/>
    <w:rsid w:val="00A82AC0"/>
    <w:rsid w:val="00A83A5C"/>
    <w:rsid w:val="00A83A9E"/>
    <w:rsid w:val="00A83BEE"/>
    <w:rsid w:val="00A846AA"/>
    <w:rsid w:val="00A8517A"/>
    <w:rsid w:val="00A860B9"/>
    <w:rsid w:val="00A86A93"/>
    <w:rsid w:val="00A86BD1"/>
    <w:rsid w:val="00A871D2"/>
    <w:rsid w:val="00A900DF"/>
    <w:rsid w:val="00A91AD4"/>
    <w:rsid w:val="00A926D6"/>
    <w:rsid w:val="00A935FE"/>
    <w:rsid w:val="00A93631"/>
    <w:rsid w:val="00A9433A"/>
    <w:rsid w:val="00A94584"/>
    <w:rsid w:val="00A94A41"/>
    <w:rsid w:val="00A95E3B"/>
    <w:rsid w:val="00A972C5"/>
    <w:rsid w:val="00AA301C"/>
    <w:rsid w:val="00AA7BEF"/>
    <w:rsid w:val="00AB0F53"/>
    <w:rsid w:val="00AB1559"/>
    <w:rsid w:val="00AB363E"/>
    <w:rsid w:val="00AB54EB"/>
    <w:rsid w:val="00AB5BFB"/>
    <w:rsid w:val="00AB6B51"/>
    <w:rsid w:val="00AB6DA7"/>
    <w:rsid w:val="00AB7DC2"/>
    <w:rsid w:val="00AB7E4F"/>
    <w:rsid w:val="00AC03AD"/>
    <w:rsid w:val="00AC06E0"/>
    <w:rsid w:val="00AC0A41"/>
    <w:rsid w:val="00AC1461"/>
    <w:rsid w:val="00AC1909"/>
    <w:rsid w:val="00AC21AD"/>
    <w:rsid w:val="00AC2CCA"/>
    <w:rsid w:val="00AC36E3"/>
    <w:rsid w:val="00AC3BCA"/>
    <w:rsid w:val="00AC4E61"/>
    <w:rsid w:val="00AC5297"/>
    <w:rsid w:val="00AC72F2"/>
    <w:rsid w:val="00AC762A"/>
    <w:rsid w:val="00AC782C"/>
    <w:rsid w:val="00AC7C47"/>
    <w:rsid w:val="00AD07CF"/>
    <w:rsid w:val="00AD0975"/>
    <w:rsid w:val="00AD0FBB"/>
    <w:rsid w:val="00AD4153"/>
    <w:rsid w:val="00AD47F2"/>
    <w:rsid w:val="00AD5C66"/>
    <w:rsid w:val="00AD75A5"/>
    <w:rsid w:val="00AE0F5A"/>
    <w:rsid w:val="00AE17EB"/>
    <w:rsid w:val="00AE1D7C"/>
    <w:rsid w:val="00AE2118"/>
    <w:rsid w:val="00AE2507"/>
    <w:rsid w:val="00AE2D7C"/>
    <w:rsid w:val="00AE2EF0"/>
    <w:rsid w:val="00AE4D52"/>
    <w:rsid w:val="00AE6985"/>
    <w:rsid w:val="00AF312F"/>
    <w:rsid w:val="00AF7401"/>
    <w:rsid w:val="00AF7619"/>
    <w:rsid w:val="00B0106B"/>
    <w:rsid w:val="00B020E0"/>
    <w:rsid w:val="00B02B7F"/>
    <w:rsid w:val="00B031DB"/>
    <w:rsid w:val="00B03F94"/>
    <w:rsid w:val="00B04DC5"/>
    <w:rsid w:val="00B0540D"/>
    <w:rsid w:val="00B056DB"/>
    <w:rsid w:val="00B057A6"/>
    <w:rsid w:val="00B100FF"/>
    <w:rsid w:val="00B10784"/>
    <w:rsid w:val="00B111AE"/>
    <w:rsid w:val="00B11642"/>
    <w:rsid w:val="00B12C17"/>
    <w:rsid w:val="00B12D31"/>
    <w:rsid w:val="00B13D6F"/>
    <w:rsid w:val="00B14692"/>
    <w:rsid w:val="00B1478B"/>
    <w:rsid w:val="00B161C8"/>
    <w:rsid w:val="00B1671E"/>
    <w:rsid w:val="00B17A13"/>
    <w:rsid w:val="00B17C38"/>
    <w:rsid w:val="00B20705"/>
    <w:rsid w:val="00B20D25"/>
    <w:rsid w:val="00B216B7"/>
    <w:rsid w:val="00B22A29"/>
    <w:rsid w:val="00B22FF8"/>
    <w:rsid w:val="00B231A9"/>
    <w:rsid w:val="00B239D5"/>
    <w:rsid w:val="00B24109"/>
    <w:rsid w:val="00B24E99"/>
    <w:rsid w:val="00B2524D"/>
    <w:rsid w:val="00B253CC"/>
    <w:rsid w:val="00B25A08"/>
    <w:rsid w:val="00B25FBC"/>
    <w:rsid w:val="00B26706"/>
    <w:rsid w:val="00B2671F"/>
    <w:rsid w:val="00B27115"/>
    <w:rsid w:val="00B27E82"/>
    <w:rsid w:val="00B3154A"/>
    <w:rsid w:val="00B32005"/>
    <w:rsid w:val="00B320BF"/>
    <w:rsid w:val="00B32550"/>
    <w:rsid w:val="00B32AB9"/>
    <w:rsid w:val="00B3370B"/>
    <w:rsid w:val="00B341E7"/>
    <w:rsid w:val="00B343E3"/>
    <w:rsid w:val="00B34B3F"/>
    <w:rsid w:val="00B34E39"/>
    <w:rsid w:val="00B35A78"/>
    <w:rsid w:val="00B35F6E"/>
    <w:rsid w:val="00B36891"/>
    <w:rsid w:val="00B36BB7"/>
    <w:rsid w:val="00B37930"/>
    <w:rsid w:val="00B419B0"/>
    <w:rsid w:val="00B41AFB"/>
    <w:rsid w:val="00B43D6C"/>
    <w:rsid w:val="00B44EDC"/>
    <w:rsid w:val="00B45582"/>
    <w:rsid w:val="00B458D7"/>
    <w:rsid w:val="00B4670D"/>
    <w:rsid w:val="00B502F4"/>
    <w:rsid w:val="00B512E9"/>
    <w:rsid w:val="00B525C4"/>
    <w:rsid w:val="00B52E1D"/>
    <w:rsid w:val="00B5342E"/>
    <w:rsid w:val="00B53F0E"/>
    <w:rsid w:val="00B54DF4"/>
    <w:rsid w:val="00B562FD"/>
    <w:rsid w:val="00B57F7A"/>
    <w:rsid w:val="00B6068C"/>
    <w:rsid w:val="00B63EB9"/>
    <w:rsid w:val="00B645C4"/>
    <w:rsid w:val="00B659B8"/>
    <w:rsid w:val="00B67422"/>
    <w:rsid w:val="00B67B31"/>
    <w:rsid w:val="00B70486"/>
    <w:rsid w:val="00B705EE"/>
    <w:rsid w:val="00B706BE"/>
    <w:rsid w:val="00B72D09"/>
    <w:rsid w:val="00B72E33"/>
    <w:rsid w:val="00B7370D"/>
    <w:rsid w:val="00B761B1"/>
    <w:rsid w:val="00B765A2"/>
    <w:rsid w:val="00B76F70"/>
    <w:rsid w:val="00B80082"/>
    <w:rsid w:val="00B81F0D"/>
    <w:rsid w:val="00B8271D"/>
    <w:rsid w:val="00B83178"/>
    <w:rsid w:val="00B845A8"/>
    <w:rsid w:val="00B84D7E"/>
    <w:rsid w:val="00B84E4A"/>
    <w:rsid w:val="00B862F0"/>
    <w:rsid w:val="00B86441"/>
    <w:rsid w:val="00B86689"/>
    <w:rsid w:val="00B87142"/>
    <w:rsid w:val="00B871AF"/>
    <w:rsid w:val="00B87DE2"/>
    <w:rsid w:val="00B90D0B"/>
    <w:rsid w:val="00B92FBC"/>
    <w:rsid w:val="00B93FCD"/>
    <w:rsid w:val="00B955E8"/>
    <w:rsid w:val="00B959FA"/>
    <w:rsid w:val="00B95B90"/>
    <w:rsid w:val="00B95E6F"/>
    <w:rsid w:val="00B9706E"/>
    <w:rsid w:val="00B9712D"/>
    <w:rsid w:val="00BA1064"/>
    <w:rsid w:val="00BA1296"/>
    <w:rsid w:val="00BA1450"/>
    <w:rsid w:val="00BA20FF"/>
    <w:rsid w:val="00BA2C97"/>
    <w:rsid w:val="00BA3313"/>
    <w:rsid w:val="00BA4FF4"/>
    <w:rsid w:val="00BA550F"/>
    <w:rsid w:val="00BA57A0"/>
    <w:rsid w:val="00BA57BE"/>
    <w:rsid w:val="00BA61D5"/>
    <w:rsid w:val="00BA7394"/>
    <w:rsid w:val="00BB21CD"/>
    <w:rsid w:val="00BB23B9"/>
    <w:rsid w:val="00BB25DF"/>
    <w:rsid w:val="00BB2621"/>
    <w:rsid w:val="00BB31A1"/>
    <w:rsid w:val="00BB4D5D"/>
    <w:rsid w:val="00BB4E00"/>
    <w:rsid w:val="00BB74A0"/>
    <w:rsid w:val="00BB75D3"/>
    <w:rsid w:val="00BC0442"/>
    <w:rsid w:val="00BC11AA"/>
    <w:rsid w:val="00BC1200"/>
    <w:rsid w:val="00BC3904"/>
    <w:rsid w:val="00BC462B"/>
    <w:rsid w:val="00BC46BF"/>
    <w:rsid w:val="00BC5C87"/>
    <w:rsid w:val="00BC5EAF"/>
    <w:rsid w:val="00BC6BF4"/>
    <w:rsid w:val="00BC7394"/>
    <w:rsid w:val="00BC79D4"/>
    <w:rsid w:val="00BD06C1"/>
    <w:rsid w:val="00BD15D4"/>
    <w:rsid w:val="00BD2728"/>
    <w:rsid w:val="00BD4DC3"/>
    <w:rsid w:val="00BD4E13"/>
    <w:rsid w:val="00BD63E3"/>
    <w:rsid w:val="00BD75D3"/>
    <w:rsid w:val="00BD7837"/>
    <w:rsid w:val="00BD7DC1"/>
    <w:rsid w:val="00BE268D"/>
    <w:rsid w:val="00BE28CB"/>
    <w:rsid w:val="00BE5599"/>
    <w:rsid w:val="00BE5B65"/>
    <w:rsid w:val="00BE67BC"/>
    <w:rsid w:val="00BE7764"/>
    <w:rsid w:val="00BE7DB3"/>
    <w:rsid w:val="00BF0FB3"/>
    <w:rsid w:val="00BF11FE"/>
    <w:rsid w:val="00BF13B6"/>
    <w:rsid w:val="00BF18D9"/>
    <w:rsid w:val="00BF1CFE"/>
    <w:rsid w:val="00BF2557"/>
    <w:rsid w:val="00BF2E75"/>
    <w:rsid w:val="00BF4C21"/>
    <w:rsid w:val="00BF54A8"/>
    <w:rsid w:val="00BF56CE"/>
    <w:rsid w:val="00BF5765"/>
    <w:rsid w:val="00BF6968"/>
    <w:rsid w:val="00BF6BFD"/>
    <w:rsid w:val="00BF6C2A"/>
    <w:rsid w:val="00BF6D02"/>
    <w:rsid w:val="00BF796A"/>
    <w:rsid w:val="00BF7B2C"/>
    <w:rsid w:val="00C00282"/>
    <w:rsid w:val="00C004A6"/>
    <w:rsid w:val="00C026D0"/>
    <w:rsid w:val="00C02C18"/>
    <w:rsid w:val="00C03D2A"/>
    <w:rsid w:val="00C05BA8"/>
    <w:rsid w:val="00C06020"/>
    <w:rsid w:val="00C07ECB"/>
    <w:rsid w:val="00C1178D"/>
    <w:rsid w:val="00C11D35"/>
    <w:rsid w:val="00C1215C"/>
    <w:rsid w:val="00C136E3"/>
    <w:rsid w:val="00C13F80"/>
    <w:rsid w:val="00C148B7"/>
    <w:rsid w:val="00C15079"/>
    <w:rsid w:val="00C160F4"/>
    <w:rsid w:val="00C16EDF"/>
    <w:rsid w:val="00C21B19"/>
    <w:rsid w:val="00C21F6B"/>
    <w:rsid w:val="00C22ED6"/>
    <w:rsid w:val="00C26BDD"/>
    <w:rsid w:val="00C3108A"/>
    <w:rsid w:val="00C31B61"/>
    <w:rsid w:val="00C3373E"/>
    <w:rsid w:val="00C33BA7"/>
    <w:rsid w:val="00C33F19"/>
    <w:rsid w:val="00C347BD"/>
    <w:rsid w:val="00C35530"/>
    <w:rsid w:val="00C35AD6"/>
    <w:rsid w:val="00C36053"/>
    <w:rsid w:val="00C361A9"/>
    <w:rsid w:val="00C36A09"/>
    <w:rsid w:val="00C36FDA"/>
    <w:rsid w:val="00C416A3"/>
    <w:rsid w:val="00C4212C"/>
    <w:rsid w:val="00C42485"/>
    <w:rsid w:val="00C42E0F"/>
    <w:rsid w:val="00C4575A"/>
    <w:rsid w:val="00C50C7B"/>
    <w:rsid w:val="00C50EF9"/>
    <w:rsid w:val="00C511C4"/>
    <w:rsid w:val="00C5188F"/>
    <w:rsid w:val="00C51BB4"/>
    <w:rsid w:val="00C52DA3"/>
    <w:rsid w:val="00C52E06"/>
    <w:rsid w:val="00C5499E"/>
    <w:rsid w:val="00C54FA4"/>
    <w:rsid w:val="00C54FD5"/>
    <w:rsid w:val="00C56200"/>
    <w:rsid w:val="00C56761"/>
    <w:rsid w:val="00C5692F"/>
    <w:rsid w:val="00C56D05"/>
    <w:rsid w:val="00C57136"/>
    <w:rsid w:val="00C6085E"/>
    <w:rsid w:val="00C60F01"/>
    <w:rsid w:val="00C60F6A"/>
    <w:rsid w:val="00C61554"/>
    <w:rsid w:val="00C6158E"/>
    <w:rsid w:val="00C6177C"/>
    <w:rsid w:val="00C626F1"/>
    <w:rsid w:val="00C62788"/>
    <w:rsid w:val="00C630AE"/>
    <w:rsid w:val="00C63931"/>
    <w:rsid w:val="00C64606"/>
    <w:rsid w:val="00C678EE"/>
    <w:rsid w:val="00C71FAB"/>
    <w:rsid w:val="00C738E2"/>
    <w:rsid w:val="00C743D2"/>
    <w:rsid w:val="00C74B8C"/>
    <w:rsid w:val="00C7530A"/>
    <w:rsid w:val="00C760F9"/>
    <w:rsid w:val="00C765AC"/>
    <w:rsid w:val="00C767CC"/>
    <w:rsid w:val="00C76824"/>
    <w:rsid w:val="00C77430"/>
    <w:rsid w:val="00C77C7D"/>
    <w:rsid w:val="00C80592"/>
    <w:rsid w:val="00C835B2"/>
    <w:rsid w:val="00C83931"/>
    <w:rsid w:val="00C84BC1"/>
    <w:rsid w:val="00C85F8A"/>
    <w:rsid w:val="00C86874"/>
    <w:rsid w:val="00C91308"/>
    <w:rsid w:val="00C91E63"/>
    <w:rsid w:val="00C9247D"/>
    <w:rsid w:val="00C9390E"/>
    <w:rsid w:val="00C93DC8"/>
    <w:rsid w:val="00C955EC"/>
    <w:rsid w:val="00C9594A"/>
    <w:rsid w:val="00C97497"/>
    <w:rsid w:val="00C97B4F"/>
    <w:rsid w:val="00C97BE3"/>
    <w:rsid w:val="00CA19C6"/>
    <w:rsid w:val="00CA1F69"/>
    <w:rsid w:val="00CA2213"/>
    <w:rsid w:val="00CA23FC"/>
    <w:rsid w:val="00CA2414"/>
    <w:rsid w:val="00CA35D1"/>
    <w:rsid w:val="00CA4462"/>
    <w:rsid w:val="00CA4C09"/>
    <w:rsid w:val="00CA5138"/>
    <w:rsid w:val="00CA6A6A"/>
    <w:rsid w:val="00CA751F"/>
    <w:rsid w:val="00CA7690"/>
    <w:rsid w:val="00CA7F03"/>
    <w:rsid w:val="00CA7FB3"/>
    <w:rsid w:val="00CB1712"/>
    <w:rsid w:val="00CB1DAB"/>
    <w:rsid w:val="00CB1FE2"/>
    <w:rsid w:val="00CB2679"/>
    <w:rsid w:val="00CB2AB6"/>
    <w:rsid w:val="00CB3A5F"/>
    <w:rsid w:val="00CB4EF1"/>
    <w:rsid w:val="00CB5476"/>
    <w:rsid w:val="00CB58E0"/>
    <w:rsid w:val="00CB644F"/>
    <w:rsid w:val="00CC12E1"/>
    <w:rsid w:val="00CC2975"/>
    <w:rsid w:val="00CC2AB8"/>
    <w:rsid w:val="00CC3250"/>
    <w:rsid w:val="00CC45E1"/>
    <w:rsid w:val="00CC4979"/>
    <w:rsid w:val="00CC4A01"/>
    <w:rsid w:val="00CC4DC5"/>
    <w:rsid w:val="00CC58CE"/>
    <w:rsid w:val="00CC629D"/>
    <w:rsid w:val="00CC6901"/>
    <w:rsid w:val="00CC69EB"/>
    <w:rsid w:val="00CC7433"/>
    <w:rsid w:val="00CD1C2D"/>
    <w:rsid w:val="00CD2C06"/>
    <w:rsid w:val="00CD2E13"/>
    <w:rsid w:val="00CD5BB3"/>
    <w:rsid w:val="00CD657A"/>
    <w:rsid w:val="00CD6EDC"/>
    <w:rsid w:val="00CD7732"/>
    <w:rsid w:val="00CE19E0"/>
    <w:rsid w:val="00CE1C94"/>
    <w:rsid w:val="00CE2069"/>
    <w:rsid w:val="00CE2336"/>
    <w:rsid w:val="00CE2499"/>
    <w:rsid w:val="00CE2BC2"/>
    <w:rsid w:val="00CE2FFE"/>
    <w:rsid w:val="00CE32A4"/>
    <w:rsid w:val="00CE4455"/>
    <w:rsid w:val="00CE532C"/>
    <w:rsid w:val="00CE62A0"/>
    <w:rsid w:val="00CE72A6"/>
    <w:rsid w:val="00CF0596"/>
    <w:rsid w:val="00CF07CD"/>
    <w:rsid w:val="00CF34F9"/>
    <w:rsid w:val="00CF3969"/>
    <w:rsid w:val="00CF49FC"/>
    <w:rsid w:val="00CF560A"/>
    <w:rsid w:val="00CF6DB0"/>
    <w:rsid w:val="00CF75F9"/>
    <w:rsid w:val="00D003F4"/>
    <w:rsid w:val="00D00F1C"/>
    <w:rsid w:val="00D01867"/>
    <w:rsid w:val="00D01927"/>
    <w:rsid w:val="00D01997"/>
    <w:rsid w:val="00D04072"/>
    <w:rsid w:val="00D04249"/>
    <w:rsid w:val="00D05144"/>
    <w:rsid w:val="00D06651"/>
    <w:rsid w:val="00D105A6"/>
    <w:rsid w:val="00D11056"/>
    <w:rsid w:val="00D11896"/>
    <w:rsid w:val="00D122FA"/>
    <w:rsid w:val="00D12DCF"/>
    <w:rsid w:val="00D12E00"/>
    <w:rsid w:val="00D12EE3"/>
    <w:rsid w:val="00D1518C"/>
    <w:rsid w:val="00D15281"/>
    <w:rsid w:val="00D15994"/>
    <w:rsid w:val="00D1678F"/>
    <w:rsid w:val="00D20C1B"/>
    <w:rsid w:val="00D22032"/>
    <w:rsid w:val="00D221A3"/>
    <w:rsid w:val="00D22BAC"/>
    <w:rsid w:val="00D234AA"/>
    <w:rsid w:val="00D23CA4"/>
    <w:rsid w:val="00D24A8D"/>
    <w:rsid w:val="00D25A63"/>
    <w:rsid w:val="00D25C81"/>
    <w:rsid w:val="00D26244"/>
    <w:rsid w:val="00D26F46"/>
    <w:rsid w:val="00D270D9"/>
    <w:rsid w:val="00D30874"/>
    <w:rsid w:val="00D308AB"/>
    <w:rsid w:val="00D31A2A"/>
    <w:rsid w:val="00D31CDA"/>
    <w:rsid w:val="00D32257"/>
    <w:rsid w:val="00D34458"/>
    <w:rsid w:val="00D34914"/>
    <w:rsid w:val="00D351A3"/>
    <w:rsid w:val="00D40B49"/>
    <w:rsid w:val="00D40DF7"/>
    <w:rsid w:val="00D40F8A"/>
    <w:rsid w:val="00D4158F"/>
    <w:rsid w:val="00D41C8E"/>
    <w:rsid w:val="00D44C65"/>
    <w:rsid w:val="00D46A99"/>
    <w:rsid w:val="00D46F7A"/>
    <w:rsid w:val="00D51A70"/>
    <w:rsid w:val="00D52BAB"/>
    <w:rsid w:val="00D52E13"/>
    <w:rsid w:val="00D558F1"/>
    <w:rsid w:val="00D55AC2"/>
    <w:rsid w:val="00D578D8"/>
    <w:rsid w:val="00D6041F"/>
    <w:rsid w:val="00D6077E"/>
    <w:rsid w:val="00D611B0"/>
    <w:rsid w:val="00D61EC0"/>
    <w:rsid w:val="00D63845"/>
    <w:rsid w:val="00D643C6"/>
    <w:rsid w:val="00D64DF3"/>
    <w:rsid w:val="00D665F1"/>
    <w:rsid w:val="00D67C6B"/>
    <w:rsid w:val="00D71241"/>
    <w:rsid w:val="00D71FB4"/>
    <w:rsid w:val="00D7254E"/>
    <w:rsid w:val="00D732E4"/>
    <w:rsid w:val="00D743AE"/>
    <w:rsid w:val="00D74669"/>
    <w:rsid w:val="00D765EC"/>
    <w:rsid w:val="00D76696"/>
    <w:rsid w:val="00D8043B"/>
    <w:rsid w:val="00D80A7C"/>
    <w:rsid w:val="00D824D8"/>
    <w:rsid w:val="00D833E7"/>
    <w:rsid w:val="00D83834"/>
    <w:rsid w:val="00D83BCB"/>
    <w:rsid w:val="00D83C3F"/>
    <w:rsid w:val="00D8482C"/>
    <w:rsid w:val="00D856D9"/>
    <w:rsid w:val="00D87004"/>
    <w:rsid w:val="00D90336"/>
    <w:rsid w:val="00D9087D"/>
    <w:rsid w:val="00D90FB0"/>
    <w:rsid w:val="00D91CCE"/>
    <w:rsid w:val="00D9263F"/>
    <w:rsid w:val="00D93559"/>
    <w:rsid w:val="00D939FB"/>
    <w:rsid w:val="00D93C75"/>
    <w:rsid w:val="00D93D4D"/>
    <w:rsid w:val="00D95A95"/>
    <w:rsid w:val="00D96ED4"/>
    <w:rsid w:val="00DA147C"/>
    <w:rsid w:val="00DA2373"/>
    <w:rsid w:val="00DA41EE"/>
    <w:rsid w:val="00DA476C"/>
    <w:rsid w:val="00DB2AF5"/>
    <w:rsid w:val="00DB4965"/>
    <w:rsid w:val="00DB4BA5"/>
    <w:rsid w:val="00DB4F2D"/>
    <w:rsid w:val="00DB51C7"/>
    <w:rsid w:val="00DB5B59"/>
    <w:rsid w:val="00DB7654"/>
    <w:rsid w:val="00DB7C7E"/>
    <w:rsid w:val="00DC0C42"/>
    <w:rsid w:val="00DC2816"/>
    <w:rsid w:val="00DC51B9"/>
    <w:rsid w:val="00DC5B12"/>
    <w:rsid w:val="00DC6112"/>
    <w:rsid w:val="00DC617E"/>
    <w:rsid w:val="00DC6EE7"/>
    <w:rsid w:val="00DC795F"/>
    <w:rsid w:val="00DC7F2A"/>
    <w:rsid w:val="00DD08EA"/>
    <w:rsid w:val="00DD0BCF"/>
    <w:rsid w:val="00DD0E64"/>
    <w:rsid w:val="00DD1031"/>
    <w:rsid w:val="00DD14A9"/>
    <w:rsid w:val="00DD1D3A"/>
    <w:rsid w:val="00DD2302"/>
    <w:rsid w:val="00DD2B45"/>
    <w:rsid w:val="00DD33E8"/>
    <w:rsid w:val="00DD357F"/>
    <w:rsid w:val="00DD4294"/>
    <w:rsid w:val="00DD4CB0"/>
    <w:rsid w:val="00DD588D"/>
    <w:rsid w:val="00DD59A3"/>
    <w:rsid w:val="00DD6F8A"/>
    <w:rsid w:val="00DD7F7A"/>
    <w:rsid w:val="00DE0739"/>
    <w:rsid w:val="00DE0AAC"/>
    <w:rsid w:val="00DE3BAE"/>
    <w:rsid w:val="00DE4D42"/>
    <w:rsid w:val="00DE5315"/>
    <w:rsid w:val="00DE5432"/>
    <w:rsid w:val="00DE5C7E"/>
    <w:rsid w:val="00DE6247"/>
    <w:rsid w:val="00DE62FA"/>
    <w:rsid w:val="00DE7387"/>
    <w:rsid w:val="00DE7417"/>
    <w:rsid w:val="00DF06A9"/>
    <w:rsid w:val="00DF1D3A"/>
    <w:rsid w:val="00DF337B"/>
    <w:rsid w:val="00DF3A8C"/>
    <w:rsid w:val="00DF5334"/>
    <w:rsid w:val="00DF5495"/>
    <w:rsid w:val="00DF693A"/>
    <w:rsid w:val="00DF7213"/>
    <w:rsid w:val="00E0405D"/>
    <w:rsid w:val="00E0501C"/>
    <w:rsid w:val="00E06406"/>
    <w:rsid w:val="00E069F4"/>
    <w:rsid w:val="00E10E62"/>
    <w:rsid w:val="00E11965"/>
    <w:rsid w:val="00E11D8D"/>
    <w:rsid w:val="00E1283D"/>
    <w:rsid w:val="00E1358A"/>
    <w:rsid w:val="00E13DE6"/>
    <w:rsid w:val="00E141C4"/>
    <w:rsid w:val="00E159D9"/>
    <w:rsid w:val="00E1600D"/>
    <w:rsid w:val="00E16EF8"/>
    <w:rsid w:val="00E1785C"/>
    <w:rsid w:val="00E21138"/>
    <w:rsid w:val="00E21617"/>
    <w:rsid w:val="00E221C4"/>
    <w:rsid w:val="00E22DE5"/>
    <w:rsid w:val="00E261D9"/>
    <w:rsid w:val="00E26377"/>
    <w:rsid w:val="00E31264"/>
    <w:rsid w:val="00E313B9"/>
    <w:rsid w:val="00E31856"/>
    <w:rsid w:val="00E331EB"/>
    <w:rsid w:val="00E342BB"/>
    <w:rsid w:val="00E34F33"/>
    <w:rsid w:val="00E35120"/>
    <w:rsid w:val="00E35418"/>
    <w:rsid w:val="00E357FA"/>
    <w:rsid w:val="00E36359"/>
    <w:rsid w:val="00E3742E"/>
    <w:rsid w:val="00E40461"/>
    <w:rsid w:val="00E40704"/>
    <w:rsid w:val="00E427B8"/>
    <w:rsid w:val="00E433DB"/>
    <w:rsid w:val="00E451BC"/>
    <w:rsid w:val="00E46666"/>
    <w:rsid w:val="00E4721F"/>
    <w:rsid w:val="00E50A75"/>
    <w:rsid w:val="00E50F94"/>
    <w:rsid w:val="00E51BFA"/>
    <w:rsid w:val="00E53185"/>
    <w:rsid w:val="00E556EB"/>
    <w:rsid w:val="00E55D24"/>
    <w:rsid w:val="00E56EF8"/>
    <w:rsid w:val="00E61123"/>
    <w:rsid w:val="00E62E86"/>
    <w:rsid w:val="00E634E6"/>
    <w:rsid w:val="00E6387F"/>
    <w:rsid w:val="00E64F95"/>
    <w:rsid w:val="00E652B8"/>
    <w:rsid w:val="00E666D5"/>
    <w:rsid w:val="00E67F9D"/>
    <w:rsid w:val="00E70678"/>
    <w:rsid w:val="00E706E3"/>
    <w:rsid w:val="00E7322D"/>
    <w:rsid w:val="00E737A5"/>
    <w:rsid w:val="00E73F2B"/>
    <w:rsid w:val="00E74168"/>
    <w:rsid w:val="00E74EB4"/>
    <w:rsid w:val="00E74F42"/>
    <w:rsid w:val="00E751EA"/>
    <w:rsid w:val="00E759E4"/>
    <w:rsid w:val="00E76FDB"/>
    <w:rsid w:val="00E776CF"/>
    <w:rsid w:val="00E77D25"/>
    <w:rsid w:val="00E77F9A"/>
    <w:rsid w:val="00E801DD"/>
    <w:rsid w:val="00E807EC"/>
    <w:rsid w:val="00E80C68"/>
    <w:rsid w:val="00E827BB"/>
    <w:rsid w:val="00E84241"/>
    <w:rsid w:val="00E843E8"/>
    <w:rsid w:val="00E86474"/>
    <w:rsid w:val="00E866A9"/>
    <w:rsid w:val="00E86A49"/>
    <w:rsid w:val="00E87B32"/>
    <w:rsid w:val="00E90200"/>
    <w:rsid w:val="00E908C4"/>
    <w:rsid w:val="00E913F3"/>
    <w:rsid w:val="00E94D64"/>
    <w:rsid w:val="00E96D6E"/>
    <w:rsid w:val="00EA03E6"/>
    <w:rsid w:val="00EA0A08"/>
    <w:rsid w:val="00EA4BF7"/>
    <w:rsid w:val="00EA5A93"/>
    <w:rsid w:val="00EA76DC"/>
    <w:rsid w:val="00EB1D31"/>
    <w:rsid w:val="00EB262C"/>
    <w:rsid w:val="00EB2CD9"/>
    <w:rsid w:val="00EB4E9B"/>
    <w:rsid w:val="00EB553C"/>
    <w:rsid w:val="00EB6236"/>
    <w:rsid w:val="00EB68E3"/>
    <w:rsid w:val="00EC09E6"/>
    <w:rsid w:val="00EC21D1"/>
    <w:rsid w:val="00EC3BF6"/>
    <w:rsid w:val="00EC48FA"/>
    <w:rsid w:val="00EC550E"/>
    <w:rsid w:val="00EC68B9"/>
    <w:rsid w:val="00EC7084"/>
    <w:rsid w:val="00EC7C84"/>
    <w:rsid w:val="00ED060D"/>
    <w:rsid w:val="00ED0C40"/>
    <w:rsid w:val="00ED17C9"/>
    <w:rsid w:val="00ED1E70"/>
    <w:rsid w:val="00ED2BDE"/>
    <w:rsid w:val="00ED34FC"/>
    <w:rsid w:val="00ED43E5"/>
    <w:rsid w:val="00ED4BE6"/>
    <w:rsid w:val="00ED63E8"/>
    <w:rsid w:val="00ED7884"/>
    <w:rsid w:val="00EE07C2"/>
    <w:rsid w:val="00EE14B0"/>
    <w:rsid w:val="00EE163C"/>
    <w:rsid w:val="00EE3C0D"/>
    <w:rsid w:val="00EE3CA1"/>
    <w:rsid w:val="00EE454D"/>
    <w:rsid w:val="00EE5B3E"/>
    <w:rsid w:val="00EE5D3E"/>
    <w:rsid w:val="00EE64B4"/>
    <w:rsid w:val="00EE7097"/>
    <w:rsid w:val="00EE796E"/>
    <w:rsid w:val="00EF0482"/>
    <w:rsid w:val="00EF0878"/>
    <w:rsid w:val="00EF1433"/>
    <w:rsid w:val="00EF2000"/>
    <w:rsid w:val="00EF7123"/>
    <w:rsid w:val="00F01203"/>
    <w:rsid w:val="00F0286D"/>
    <w:rsid w:val="00F02A2B"/>
    <w:rsid w:val="00F040F4"/>
    <w:rsid w:val="00F05BB6"/>
    <w:rsid w:val="00F067CA"/>
    <w:rsid w:val="00F11454"/>
    <w:rsid w:val="00F1258D"/>
    <w:rsid w:val="00F133D8"/>
    <w:rsid w:val="00F13DBA"/>
    <w:rsid w:val="00F14135"/>
    <w:rsid w:val="00F14C4E"/>
    <w:rsid w:val="00F14C4F"/>
    <w:rsid w:val="00F15A74"/>
    <w:rsid w:val="00F160A2"/>
    <w:rsid w:val="00F16DED"/>
    <w:rsid w:val="00F17C0D"/>
    <w:rsid w:val="00F21F6B"/>
    <w:rsid w:val="00F223C8"/>
    <w:rsid w:val="00F22F2D"/>
    <w:rsid w:val="00F2395F"/>
    <w:rsid w:val="00F31271"/>
    <w:rsid w:val="00F315A9"/>
    <w:rsid w:val="00F31A90"/>
    <w:rsid w:val="00F32293"/>
    <w:rsid w:val="00F32333"/>
    <w:rsid w:val="00F33994"/>
    <w:rsid w:val="00F34AF0"/>
    <w:rsid w:val="00F367B3"/>
    <w:rsid w:val="00F37FA5"/>
    <w:rsid w:val="00F41141"/>
    <w:rsid w:val="00F41355"/>
    <w:rsid w:val="00F4179E"/>
    <w:rsid w:val="00F41AFF"/>
    <w:rsid w:val="00F4267D"/>
    <w:rsid w:val="00F45A28"/>
    <w:rsid w:val="00F46889"/>
    <w:rsid w:val="00F47FF7"/>
    <w:rsid w:val="00F50AB6"/>
    <w:rsid w:val="00F5235D"/>
    <w:rsid w:val="00F52CA4"/>
    <w:rsid w:val="00F535E8"/>
    <w:rsid w:val="00F54A03"/>
    <w:rsid w:val="00F56EA0"/>
    <w:rsid w:val="00F5733F"/>
    <w:rsid w:val="00F6020E"/>
    <w:rsid w:val="00F60FAD"/>
    <w:rsid w:val="00F61EB5"/>
    <w:rsid w:val="00F62103"/>
    <w:rsid w:val="00F62EDC"/>
    <w:rsid w:val="00F6422B"/>
    <w:rsid w:val="00F645DE"/>
    <w:rsid w:val="00F64E5A"/>
    <w:rsid w:val="00F65AEC"/>
    <w:rsid w:val="00F66863"/>
    <w:rsid w:val="00F67F99"/>
    <w:rsid w:val="00F71FAE"/>
    <w:rsid w:val="00F74346"/>
    <w:rsid w:val="00F75741"/>
    <w:rsid w:val="00F7689A"/>
    <w:rsid w:val="00F7782A"/>
    <w:rsid w:val="00F80455"/>
    <w:rsid w:val="00F80814"/>
    <w:rsid w:val="00F80CEA"/>
    <w:rsid w:val="00F8201E"/>
    <w:rsid w:val="00F8237B"/>
    <w:rsid w:val="00F82808"/>
    <w:rsid w:val="00F828A9"/>
    <w:rsid w:val="00F82DC9"/>
    <w:rsid w:val="00F8332E"/>
    <w:rsid w:val="00F83B64"/>
    <w:rsid w:val="00F83B74"/>
    <w:rsid w:val="00F84AD5"/>
    <w:rsid w:val="00F85182"/>
    <w:rsid w:val="00F870BB"/>
    <w:rsid w:val="00F90797"/>
    <w:rsid w:val="00F911B1"/>
    <w:rsid w:val="00F94A48"/>
    <w:rsid w:val="00F94C68"/>
    <w:rsid w:val="00F953FB"/>
    <w:rsid w:val="00F956F4"/>
    <w:rsid w:val="00F95DC3"/>
    <w:rsid w:val="00F95F98"/>
    <w:rsid w:val="00F96368"/>
    <w:rsid w:val="00FA0045"/>
    <w:rsid w:val="00FA2398"/>
    <w:rsid w:val="00FA28D6"/>
    <w:rsid w:val="00FA4358"/>
    <w:rsid w:val="00FA4CF6"/>
    <w:rsid w:val="00FA5460"/>
    <w:rsid w:val="00FA6462"/>
    <w:rsid w:val="00FA6618"/>
    <w:rsid w:val="00FA7053"/>
    <w:rsid w:val="00FB2133"/>
    <w:rsid w:val="00FB3111"/>
    <w:rsid w:val="00FB327A"/>
    <w:rsid w:val="00FB32F6"/>
    <w:rsid w:val="00FB3446"/>
    <w:rsid w:val="00FB5AF1"/>
    <w:rsid w:val="00FC1206"/>
    <w:rsid w:val="00FC1811"/>
    <w:rsid w:val="00FC2287"/>
    <w:rsid w:val="00FC280D"/>
    <w:rsid w:val="00FC381B"/>
    <w:rsid w:val="00FC3E5F"/>
    <w:rsid w:val="00FC4EE8"/>
    <w:rsid w:val="00FC5346"/>
    <w:rsid w:val="00FC55EC"/>
    <w:rsid w:val="00FC5A40"/>
    <w:rsid w:val="00FC5E63"/>
    <w:rsid w:val="00FC69D4"/>
    <w:rsid w:val="00FC6E36"/>
    <w:rsid w:val="00FD0ECB"/>
    <w:rsid w:val="00FD356E"/>
    <w:rsid w:val="00FD3BD6"/>
    <w:rsid w:val="00FD3CFC"/>
    <w:rsid w:val="00FD503E"/>
    <w:rsid w:val="00FD6953"/>
    <w:rsid w:val="00FD6F5E"/>
    <w:rsid w:val="00FE09AE"/>
    <w:rsid w:val="00FE0BE1"/>
    <w:rsid w:val="00FE0D18"/>
    <w:rsid w:val="00FE0DD9"/>
    <w:rsid w:val="00FE1063"/>
    <w:rsid w:val="00FE3305"/>
    <w:rsid w:val="00FE3C17"/>
    <w:rsid w:val="00FE739C"/>
    <w:rsid w:val="00FE7816"/>
    <w:rsid w:val="00FE791C"/>
    <w:rsid w:val="00FF0412"/>
    <w:rsid w:val="00FF10E0"/>
    <w:rsid w:val="00FF5336"/>
    <w:rsid w:val="00FF594A"/>
    <w:rsid w:val="00FF5CF7"/>
    <w:rsid w:val="00FF664E"/>
    <w:rsid w:val="00FF72A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1332DBB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35" w:unhideWhenUsed="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3DB1"/>
    <w:pPr>
      <w:suppressAutoHyphens/>
      <w:ind w:firstLine="510"/>
      <w:jc w:val="both"/>
    </w:pPr>
    <w:rPr>
      <w:rFonts w:eastAsia="PMingLiU"/>
      <w:sz w:val="24"/>
      <w:lang w:eastAsia="ar-SA"/>
    </w:rPr>
  </w:style>
  <w:style w:type="paragraph" w:styleId="Heading1">
    <w:name w:val="heading 1"/>
    <w:basedOn w:val="Normal"/>
    <w:next w:val="Normal"/>
    <w:qFormat/>
    <w:rsid w:val="00B84E4A"/>
    <w:pPr>
      <w:keepNext/>
      <w:numPr>
        <w:numId w:val="1"/>
      </w:numPr>
      <w:spacing w:before="200" w:after="80"/>
      <w:ind w:left="0"/>
      <w:jc w:val="center"/>
      <w:outlineLvl w:val="0"/>
    </w:pPr>
    <w:rPr>
      <w:b/>
      <w:smallCaps/>
      <w:kern w:val="1"/>
    </w:rPr>
  </w:style>
  <w:style w:type="paragraph" w:styleId="Heading2">
    <w:name w:val="heading 2"/>
    <w:basedOn w:val="Normal"/>
    <w:next w:val="Normal"/>
    <w:qFormat/>
    <w:rsid w:val="004D761B"/>
    <w:pPr>
      <w:keepNext/>
      <w:numPr>
        <w:ilvl w:val="1"/>
        <w:numId w:val="1"/>
      </w:numPr>
      <w:tabs>
        <w:tab w:val="clear" w:pos="1560"/>
        <w:tab w:val="num" w:pos="0"/>
      </w:tabs>
      <w:spacing w:before="120" w:after="60"/>
      <w:ind w:left="142"/>
      <w:outlineLvl w:val="1"/>
    </w:pPr>
    <w:rPr>
      <w:i/>
      <w:iCs/>
    </w:rPr>
  </w:style>
  <w:style w:type="paragraph" w:styleId="Heading3">
    <w:name w:val="heading 3"/>
    <w:basedOn w:val="Normal"/>
    <w:next w:val="Normal"/>
    <w:qFormat/>
    <w:rsid w:val="00CE19E0"/>
    <w:pPr>
      <w:keepNext/>
      <w:numPr>
        <w:ilvl w:val="2"/>
        <w:numId w:val="1"/>
      </w:numPr>
      <w:spacing w:before="120" w:after="120"/>
      <w:ind w:left="284"/>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MemberType">
    <w:name w:val="MemberType"/>
    <w:basedOn w:val="DefaultParagraphFont"/>
    <w:rPr>
      <w:rFonts w:ascii="Times New Roman" w:hAnsi="Times New Roman" w:cs="Times New Roman"/>
      <w:i/>
      <w:iCs/>
      <w:sz w:val="22"/>
      <w:szCs w:val="22"/>
    </w:rPr>
  </w:style>
  <w:style w:type="character" w:customStyle="1" w:styleId="FootnoteCharacters">
    <w:name w:val="Footnote Characters"/>
    <w:basedOn w:val="DefaultParagraphFont"/>
    <w:rPr>
      <w:vertAlign w:val="superscript"/>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character" w:styleId="PageNumber">
    <w:name w:val="page number"/>
    <w:basedOn w:val="DefaultParagraphFont"/>
  </w:style>
  <w:style w:type="character" w:styleId="FootnoteReference">
    <w:name w:val="footnote reference"/>
    <w:rPr>
      <w:vertAlign w:val="superscript"/>
    </w:rPr>
  </w:style>
  <w:style w:type="character" w:customStyle="1" w:styleId="EndnoteCharacters">
    <w:name w:val="Endnote Characters"/>
    <w:rPr>
      <w:vertAlign w:val="superscript"/>
    </w:rPr>
  </w:style>
  <w:style w:type="character" w:customStyle="1" w:styleId="WW-EndnoteCharacters">
    <w:name w:val="WW-Endnote Characters"/>
  </w:style>
  <w:style w:type="character" w:styleId="EndnoteReference">
    <w:name w:val="endnote reference"/>
    <w:rPr>
      <w:vertAlign w:val="superscript"/>
    </w:rPr>
  </w:style>
  <w:style w:type="paragraph" w:customStyle="1" w:styleId="Heading">
    <w:name w:val="Heading"/>
    <w:basedOn w:val="Normal"/>
    <w:next w:val="BodyText"/>
    <w:pPr>
      <w:keepNext/>
      <w:spacing w:before="240" w:after="120"/>
    </w:pPr>
    <w:rPr>
      <w:rFonts w:ascii="Arial" w:eastAsia="Lucida Sans Unicode" w:hAnsi="Arial" w:cs="Tahoma"/>
      <w:sz w:val="28"/>
      <w:szCs w:val="28"/>
    </w:rPr>
  </w:style>
  <w:style w:type="paragraph" w:styleId="BodyText">
    <w:name w:val="Body Text"/>
    <w:basedOn w:val="Normal"/>
    <w:pPr>
      <w:spacing w:after="120"/>
    </w:pPr>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szCs w:val="24"/>
    </w:rPr>
  </w:style>
  <w:style w:type="paragraph" w:customStyle="1" w:styleId="Index">
    <w:name w:val="Index"/>
    <w:basedOn w:val="Normal"/>
    <w:pPr>
      <w:suppressLineNumbers/>
    </w:pPr>
    <w:rPr>
      <w:rFonts w:cs="Tahoma"/>
    </w:rPr>
  </w:style>
  <w:style w:type="paragraph" w:customStyle="1" w:styleId="Abstract">
    <w:name w:val="Abstract"/>
    <w:basedOn w:val="Normal"/>
    <w:next w:val="Normal"/>
    <w:pPr>
      <w:spacing w:before="20"/>
      <w:ind w:firstLine="202"/>
    </w:pPr>
    <w:rPr>
      <w:b/>
      <w:bCs/>
      <w:sz w:val="18"/>
      <w:szCs w:val="18"/>
    </w:rPr>
  </w:style>
  <w:style w:type="paragraph" w:customStyle="1" w:styleId="Authors">
    <w:name w:val="Authors"/>
    <w:basedOn w:val="Normal"/>
    <w:next w:val="Normal"/>
    <w:pPr>
      <w:spacing w:after="320"/>
      <w:jc w:val="center"/>
    </w:pPr>
    <w:rPr>
      <w:sz w:val="22"/>
      <w:szCs w:val="22"/>
    </w:rPr>
  </w:style>
  <w:style w:type="paragraph" w:styleId="Title">
    <w:name w:val="Title"/>
    <w:basedOn w:val="Normal"/>
    <w:next w:val="Normal"/>
    <w:qFormat/>
    <w:pPr>
      <w:jc w:val="center"/>
    </w:pPr>
    <w:rPr>
      <w:kern w:val="1"/>
      <w:sz w:val="48"/>
      <w:szCs w:val="48"/>
    </w:rPr>
  </w:style>
  <w:style w:type="paragraph" w:styleId="Subtitle">
    <w:name w:val="Subtitle"/>
    <w:basedOn w:val="Heading"/>
    <w:next w:val="BodyText"/>
    <w:qFormat/>
    <w:pPr>
      <w:jc w:val="center"/>
    </w:pPr>
    <w:rPr>
      <w:i/>
      <w:iCs/>
    </w:rPr>
  </w:style>
  <w:style w:type="paragraph" w:styleId="FootnoteText">
    <w:name w:val="footnote text"/>
    <w:basedOn w:val="Normal"/>
    <w:link w:val="FootnoteTextChar"/>
    <w:pPr>
      <w:ind w:firstLine="202"/>
    </w:pPr>
    <w:rPr>
      <w:sz w:val="16"/>
      <w:szCs w:val="16"/>
    </w:rPr>
  </w:style>
  <w:style w:type="paragraph" w:customStyle="1" w:styleId="References">
    <w:name w:val="References"/>
    <w:basedOn w:val="Normal"/>
    <w:pPr>
      <w:numPr>
        <w:numId w:val="2"/>
      </w:numPr>
    </w:pPr>
    <w:rPr>
      <w:sz w:val="16"/>
      <w:szCs w:val="16"/>
    </w:rPr>
  </w:style>
  <w:style w:type="paragraph" w:customStyle="1" w:styleId="IndexTerms">
    <w:name w:val="IndexTerms"/>
    <w:basedOn w:val="Normal"/>
    <w:next w:val="Normal"/>
    <w:pPr>
      <w:ind w:firstLine="202"/>
    </w:pPr>
    <w:rPr>
      <w:b/>
      <w:bCs/>
      <w:sz w:val="18"/>
      <w:szCs w:val="18"/>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pPr>
  </w:style>
  <w:style w:type="paragraph" w:customStyle="1" w:styleId="FigureCaption">
    <w:name w:val="Figure Caption"/>
    <w:basedOn w:val="Normal"/>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p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5C0593"/>
    <w:pPr>
      <w:ind w:left="720"/>
      <w:contextualSpacing/>
    </w:pPr>
  </w:style>
  <w:style w:type="character" w:styleId="CommentReference">
    <w:name w:val="annotation reference"/>
    <w:basedOn w:val="DefaultParagraphFont"/>
    <w:uiPriority w:val="99"/>
    <w:semiHidden/>
    <w:unhideWhenUsed/>
    <w:rsid w:val="003E5B14"/>
    <w:rPr>
      <w:sz w:val="18"/>
      <w:szCs w:val="18"/>
    </w:rPr>
  </w:style>
  <w:style w:type="paragraph" w:styleId="CommentText">
    <w:name w:val="annotation text"/>
    <w:basedOn w:val="Normal"/>
    <w:link w:val="CommentTextChar"/>
    <w:uiPriority w:val="99"/>
    <w:semiHidden/>
    <w:unhideWhenUsed/>
    <w:rsid w:val="003E5B14"/>
    <w:rPr>
      <w:szCs w:val="24"/>
    </w:rPr>
  </w:style>
  <w:style w:type="character" w:customStyle="1" w:styleId="CommentTextChar">
    <w:name w:val="Comment Text Char"/>
    <w:basedOn w:val="DefaultParagraphFont"/>
    <w:link w:val="CommentText"/>
    <w:uiPriority w:val="99"/>
    <w:semiHidden/>
    <w:rsid w:val="003E5B14"/>
    <w:rPr>
      <w:rFonts w:eastAsia="PMingLiU"/>
      <w:sz w:val="24"/>
      <w:szCs w:val="24"/>
      <w:lang w:val="en-US" w:eastAsia="ar-SA"/>
    </w:rPr>
  </w:style>
  <w:style w:type="paragraph" w:styleId="CommentSubject">
    <w:name w:val="annotation subject"/>
    <w:basedOn w:val="CommentText"/>
    <w:next w:val="CommentText"/>
    <w:link w:val="CommentSubjectChar"/>
    <w:uiPriority w:val="99"/>
    <w:semiHidden/>
    <w:unhideWhenUsed/>
    <w:rsid w:val="003E5B14"/>
    <w:rPr>
      <w:b/>
      <w:bCs/>
      <w:sz w:val="20"/>
      <w:szCs w:val="20"/>
    </w:rPr>
  </w:style>
  <w:style w:type="character" w:customStyle="1" w:styleId="CommentSubjectChar">
    <w:name w:val="Comment Subject Char"/>
    <w:basedOn w:val="CommentTextChar"/>
    <w:link w:val="CommentSubject"/>
    <w:uiPriority w:val="99"/>
    <w:semiHidden/>
    <w:rsid w:val="003E5B14"/>
    <w:rPr>
      <w:rFonts w:eastAsia="PMingLiU"/>
      <w:b/>
      <w:bCs/>
      <w:sz w:val="24"/>
      <w:szCs w:val="24"/>
      <w:lang w:val="en-US" w:eastAsia="ar-SA"/>
    </w:rPr>
  </w:style>
  <w:style w:type="paragraph" w:styleId="BalloonText">
    <w:name w:val="Balloon Text"/>
    <w:basedOn w:val="Normal"/>
    <w:link w:val="BalloonTextChar"/>
    <w:uiPriority w:val="99"/>
    <w:semiHidden/>
    <w:unhideWhenUsed/>
    <w:rsid w:val="003E5B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E5B14"/>
    <w:rPr>
      <w:rFonts w:ascii="Lucida Grande" w:eastAsia="PMingLiU" w:hAnsi="Lucida Grande" w:cs="Lucida Grande"/>
      <w:sz w:val="18"/>
      <w:szCs w:val="18"/>
      <w:lang w:val="en-US" w:eastAsia="ar-SA"/>
    </w:rPr>
  </w:style>
  <w:style w:type="table" w:styleId="TableGrid">
    <w:name w:val="Table Grid"/>
    <w:basedOn w:val="TableNormal"/>
    <w:uiPriority w:val="59"/>
    <w:rsid w:val="00D220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noteTextChar">
    <w:name w:val="Footnote Text Char"/>
    <w:basedOn w:val="DefaultParagraphFont"/>
    <w:link w:val="FootnoteText"/>
    <w:uiPriority w:val="99"/>
    <w:rsid w:val="00C77430"/>
    <w:rPr>
      <w:rFonts w:eastAsia="PMingLiU"/>
      <w:sz w:val="16"/>
      <w:szCs w:val="16"/>
      <w:lang w:val="en-US" w:eastAsia="ar-SA"/>
    </w:rPr>
  </w:style>
  <w:style w:type="character" w:customStyle="1" w:styleId="apple-style-span">
    <w:name w:val="apple-style-span"/>
    <w:basedOn w:val="DefaultParagraphFont"/>
    <w:rsid w:val="00C77430"/>
  </w:style>
  <w:style w:type="character" w:customStyle="1" w:styleId="apple-converted-space">
    <w:name w:val="apple-converted-space"/>
    <w:basedOn w:val="DefaultParagraphFont"/>
    <w:rsid w:val="00C77430"/>
  </w:style>
  <w:style w:type="character" w:customStyle="1" w:styleId="WW8Num18z1">
    <w:name w:val="WW8Num18z1"/>
    <w:rsid w:val="00641AF8"/>
    <w:rPr>
      <w:rFonts w:ascii="Courier New" w:hAnsi="Courier New" w:cs="Courier New"/>
    </w:rPr>
  </w:style>
  <w:style w:type="character" w:styleId="PlaceholderText">
    <w:name w:val="Placeholder Text"/>
    <w:basedOn w:val="DefaultParagraphFont"/>
    <w:uiPriority w:val="99"/>
    <w:semiHidden/>
    <w:rsid w:val="00062CAF"/>
    <w:rPr>
      <w:color w:val="808080"/>
    </w:rPr>
  </w:style>
  <w:style w:type="paragraph" w:styleId="NoSpacing">
    <w:name w:val="No Spacing"/>
    <w:uiPriority w:val="1"/>
    <w:qFormat/>
    <w:rsid w:val="008770AA"/>
    <w:pPr>
      <w:suppressAutoHyphens/>
      <w:ind w:firstLine="510"/>
    </w:pPr>
    <w:rPr>
      <w:rFonts w:eastAsia="PMingLiU"/>
      <w:sz w:val="24"/>
      <w:lang w:val="en-US" w:eastAsia="ar-SA"/>
    </w:rPr>
  </w:style>
  <w:style w:type="paragraph" w:customStyle="1" w:styleId="Normal-noindent">
    <w:name w:val="Normal - no indent"/>
    <w:basedOn w:val="Normal"/>
    <w:next w:val="Normal"/>
    <w:qFormat/>
    <w:rsid w:val="00AC3BCA"/>
    <w:pPr>
      <w:ind w:firstLine="0"/>
    </w:pPr>
  </w:style>
  <w:style w:type="paragraph" w:styleId="Revision">
    <w:name w:val="Revision"/>
    <w:hidden/>
    <w:uiPriority w:val="99"/>
    <w:semiHidden/>
    <w:rsid w:val="00480045"/>
    <w:rPr>
      <w:rFonts w:eastAsia="PMingLiU"/>
      <w:sz w:val="24"/>
      <w:lang w:eastAsia="ar-SA"/>
    </w:rPr>
  </w:style>
  <w:style w:type="paragraph" w:styleId="DocumentMap">
    <w:name w:val="Document Map"/>
    <w:basedOn w:val="Normal"/>
    <w:link w:val="DocumentMapChar"/>
    <w:uiPriority w:val="99"/>
    <w:semiHidden/>
    <w:unhideWhenUsed/>
    <w:rsid w:val="007357B2"/>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7357B2"/>
    <w:rPr>
      <w:rFonts w:ascii="Lucida Grande" w:eastAsia="PMingLiU" w:hAnsi="Lucida Grande" w:cs="Lucida Grande"/>
      <w:sz w:val="24"/>
      <w:szCs w:val="24"/>
      <w:lang w:eastAsia="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35" w:unhideWhenUsed="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3DB1"/>
    <w:pPr>
      <w:suppressAutoHyphens/>
      <w:ind w:firstLine="510"/>
      <w:jc w:val="both"/>
    </w:pPr>
    <w:rPr>
      <w:rFonts w:eastAsia="PMingLiU"/>
      <w:sz w:val="24"/>
      <w:lang w:eastAsia="ar-SA"/>
    </w:rPr>
  </w:style>
  <w:style w:type="paragraph" w:styleId="Heading1">
    <w:name w:val="heading 1"/>
    <w:basedOn w:val="Normal"/>
    <w:next w:val="Normal"/>
    <w:qFormat/>
    <w:rsid w:val="00B84E4A"/>
    <w:pPr>
      <w:keepNext/>
      <w:numPr>
        <w:numId w:val="1"/>
      </w:numPr>
      <w:spacing w:before="200" w:after="80"/>
      <w:ind w:left="0"/>
      <w:jc w:val="center"/>
      <w:outlineLvl w:val="0"/>
    </w:pPr>
    <w:rPr>
      <w:b/>
      <w:smallCaps/>
      <w:kern w:val="1"/>
    </w:rPr>
  </w:style>
  <w:style w:type="paragraph" w:styleId="Heading2">
    <w:name w:val="heading 2"/>
    <w:basedOn w:val="Normal"/>
    <w:next w:val="Normal"/>
    <w:qFormat/>
    <w:rsid w:val="004D761B"/>
    <w:pPr>
      <w:keepNext/>
      <w:numPr>
        <w:ilvl w:val="1"/>
        <w:numId w:val="1"/>
      </w:numPr>
      <w:tabs>
        <w:tab w:val="clear" w:pos="1560"/>
        <w:tab w:val="num" w:pos="0"/>
      </w:tabs>
      <w:spacing w:before="120" w:after="60"/>
      <w:ind w:left="142"/>
      <w:outlineLvl w:val="1"/>
    </w:pPr>
    <w:rPr>
      <w:i/>
      <w:iCs/>
    </w:rPr>
  </w:style>
  <w:style w:type="paragraph" w:styleId="Heading3">
    <w:name w:val="heading 3"/>
    <w:basedOn w:val="Normal"/>
    <w:next w:val="Normal"/>
    <w:qFormat/>
    <w:rsid w:val="00CE19E0"/>
    <w:pPr>
      <w:keepNext/>
      <w:numPr>
        <w:ilvl w:val="2"/>
        <w:numId w:val="1"/>
      </w:numPr>
      <w:spacing w:before="120" w:after="120"/>
      <w:ind w:left="284"/>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MemberType">
    <w:name w:val="MemberType"/>
    <w:basedOn w:val="DefaultParagraphFont"/>
    <w:rPr>
      <w:rFonts w:ascii="Times New Roman" w:hAnsi="Times New Roman" w:cs="Times New Roman"/>
      <w:i/>
      <w:iCs/>
      <w:sz w:val="22"/>
      <w:szCs w:val="22"/>
    </w:rPr>
  </w:style>
  <w:style w:type="character" w:customStyle="1" w:styleId="FootnoteCharacters">
    <w:name w:val="Footnote Characters"/>
    <w:basedOn w:val="DefaultParagraphFont"/>
    <w:rPr>
      <w:vertAlign w:val="superscript"/>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character" w:styleId="PageNumber">
    <w:name w:val="page number"/>
    <w:basedOn w:val="DefaultParagraphFont"/>
  </w:style>
  <w:style w:type="character" w:styleId="FootnoteReference">
    <w:name w:val="footnote reference"/>
    <w:rPr>
      <w:vertAlign w:val="superscript"/>
    </w:rPr>
  </w:style>
  <w:style w:type="character" w:customStyle="1" w:styleId="EndnoteCharacters">
    <w:name w:val="Endnote Characters"/>
    <w:rPr>
      <w:vertAlign w:val="superscript"/>
    </w:rPr>
  </w:style>
  <w:style w:type="character" w:customStyle="1" w:styleId="WW-EndnoteCharacters">
    <w:name w:val="WW-Endnote Characters"/>
  </w:style>
  <w:style w:type="character" w:styleId="EndnoteReference">
    <w:name w:val="endnote reference"/>
    <w:rPr>
      <w:vertAlign w:val="superscript"/>
    </w:rPr>
  </w:style>
  <w:style w:type="paragraph" w:customStyle="1" w:styleId="Heading">
    <w:name w:val="Heading"/>
    <w:basedOn w:val="Normal"/>
    <w:next w:val="BodyText"/>
    <w:pPr>
      <w:keepNext/>
      <w:spacing w:before="240" w:after="120"/>
    </w:pPr>
    <w:rPr>
      <w:rFonts w:ascii="Arial" w:eastAsia="Lucida Sans Unicode" w:hAnsi="Arial" w:cs="Tahoma"/>
      <w:sz w:val="28"/>
      <w:szCs w:val="28"/>
    </w:rPr>
  </w:style>
  <w:style w:type="paragraph" w:styleId="BodyText">
    <w:name w:val="Body Text"/>
    <w:basedOn w:val="Normal"/>
    <w:pPr>
      <w:spacing w:after="120"/>
    </w:pPr>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szCs w:val="24"/>
    </w:rPr>
  </w:style>
  <w:style w:type="paragraph" w:customStyle="1" w:styleId="Index">
    <w:name w:val="Index"/>
    <w:basedOn w:val="Normal"/>
    <w:pPr>
      <w:suppressLineNumbers/>
    </w:pPr>
    <w:rPr>
      <w:rFonts w:cs="Tahoma"/>
    </w:rPr>
  </w:style>
  <w:style w:type="paragraph" w:customStyle="1" w:styleId="Abstract">
    <w:name w:val="Abstract"/>
    <w:basedOn w:val="Normal"/>
    <w:next w:val="Normal"/>
    <w:pPr>
      <w:spacing w:before="20"/>
      <w:ind w:firstLine="202"/>
    </w:pPr>
    <w:rPr>
      <w:b/>
      <w:bCs/>
      <w:sz w:val="18"/>
      <w:szCs w:val="18"/>
    </w:rPr>
  </w:style>
  <w:style w:type="paragraph" w:customStyle="1" w:styleId="Authors">
    <w:name w:val="Authors"/>
    <w:basedOn w:val="Normal"/>
    <w:next w:val="Normal"/>
    <w:pPr>
      <w:spacing w:after="320"/>
      <w:jc w:val="center"/>
    </w:pPr>
    <w:rPr>
      <w:sz w:val="22"/>
      <w:szCs w:val="22"/>
    </w:rPr>
  </w:style>
  <w:style w:type="paragraph" w:styleId="Title">
    <w:name w:val="Title"/>
    <w:basedOn w:val="Normal"/>
    <w:next w:val="Normal"/>
    <w:qFormat/>
    <w:pPr>
      <w:jc w:val="center"/>
    </w:pPr>
    <w:rPr>
      <w:kern w:val="1"/>
      <w:sz w:val="48"/>
      <w:szCs w:val="48"/>
    </w:rPr>
  </w:style>
  <w:style w:type="paragraph" w:styleId="Subtitle">
    <w:name w:val="Subtitle"/>
    <w:basedOn w:val="Heading"/>
    <w:next w:val="BodyText"/>
    <w:qFormat/>
    <w:pPr>
      <w:jc w:val="center"/>
    </w:pPr>
    <w:rPr>
      <w:i/>
      <w:iCs/>
    </w:rPr>
  </w:style>
  <w:style w:type="paragraph" w:styleId="FootnoteText">
    <w:name w:val="footnote text"/>
    <w:basedOn w:val="Normal"/>
    <w:link w:val="FootnoteTextChar"/>
    <w:pPr>
      <w:ind w:firstLine="202"/>
    </w:pPr>
    <w:rPr>
      <w:sz w:val="16"/>
      <w:szCs w:val="16"/>
    </w:rPr>
  </w:style>
  <w:style w:type="paragraph" w:customStyle="1" w:styleId="References">
    <w:name w:val="References"/>
    <w:basedOn w:val="Normal"/>
    <w:pPr>
      <w:numPr>
        <w:numId w:val="2"/>
      </w:numPr>
    </w:pPr>
    <w:rPr>
      <w:sz w:val="16"/>
      <w:szCs w:val="16"/>
    </w:rPr>
  </w:style>
  <w:style w:type="paragraph" w:customStyle="1" w:styleId="IndexTerms">
    <w:name w:val="IndexTerms"/>
    <w:basedOn w:val="Normal"/>
    <w:next w:val="Normal"/>
    <w:pPr>
      <w:ind w:firstLine="202"/>
    </w:pPr>
    <w:rPr>
      <w:b/>
      <w:bCs/>
      <w:sz w:val="18"/>
      <w:szCs w:val="18"/>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pPr>
  </w:style>
  <w:style w:type="paragraph" w:customStyle="1" w:styleId="FigureCaption">
    <w:name w:val="Figure Caption"/>
    <w:basedOn w:val="Normal"/>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p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5C0593"/>
    <w:pPr>
      <w:ind w:left="720"/>
      <w:contextualSpacing/>
    </w:pPr>
  </w:style>
  <w:style w:type="character" w:styleId="CommentReference">
    <w:name w:val="annotation reference"/>
    <w:basedOn w:val="DefaultParagraphFont"/>
    <w:uiPriority w:val="99"/>
    <w:semiHidden/>
    <w:unhideWhenUsed/>
    <w:rsid w:val="003E5B14"/>
    <w:rPr>
      <w:sz w:val="18"/>
      <w:szCs w:val="18"/>
    </w:rPr>
  </w:style>
  <w:style w:type="paragraph" w:styleId="CommentText">
    <w:name w:val="annotation text"/>
    <w:basedOn w:val="Normal"/>
    <w:link w:val="CommentTextChar"/>
    <w:uiPriority w:val="99"/>
    <w:semiHidden/>
    <w:unhideWhenUsed/>
    <w:rsid w:val="003E5B14"/>
    <w:rPr>
      <w:szCs w:val="24"/>
    </w:rPr>
  </w:style>
  <w:style w:type="character" w:customStyle="1" w:styleId="CommentTextChar">
    <w:name w:val="Comment Text Char"/>
    <w:basedOn w:val="DefaultParagraphFont"/>
    <w:link w:val="CommentText"/>
    <w:uiPriority w:val="99"/>
    <w:semiHidden/>
    <w:rsid w:val="003E5B14"/>
    <w:rPr>
      <w:rFonts w:eastAsia="PMingLiU"/>
      <w:sz w:val="24"/>
      <w:szCs w:val="24"/>
      <w:lang w:val="en-US" w:eastAsia="ar-SA"/>
    </w:rPr>
  </w:style>
  <w:style w:type="paragraph" w:styleId="CommentSubject">
    <w:name w:val="annotation subject"/>
    <w:basedOn w:val="CommentText"/>
    <w:next w:val="CommentText"/>
    <w:link w:val="CommentSubjectChar"/>
    <w:uiPriority w:val="99"/>
    <w:semiHidden/>
    <w:unhideWhenUsed/>
    <w:rsid w:val="003E5B14"/>
    <w:rPr>
      <w:b/>
      <w:bCs/>
      <w:sz w:val="20"/>
      <w:szCs w:val="20"/>
    </w:rPr>
  </w:style>
  <w:style w:type="character" w:customStyle="1" w:styleId="CommentSubjectChar">
    <w:name w:val="Comment Subject Char"/>
    <w:basedOn w:val="CommentTextChar"/>
    <w:link w:val="CommentSubject"/>
    <w:uiPriority w:val="99"/>
    <w:semiHidden/>
    <w:rsid w:val="003E5B14"/>
    <w:rPr>
      <w:rFonts w:eastAsia="PMingLiU"/>
      <w:b/>
      <w:bCs/>
      <w:sz w:val="24"/>
      <w:szCs w:val="24"/>
      <w:lang w:val="en-US" w:eastAsia="ar-SA"/>
    </w:rPr>
  </w:style>
  <w:style w:type="paragraph" w:styleId="BalloonText">
    <w:name w:val="Balloon Text"/>
    <w:basedOn w:val="Normal"/>
    <w:link w:val="BalloonTextChar"/>
    <w:uiPriority w:val="99"/>
    <w:semiHidden/>
    <w:unhideWhenUsed/>
    <w:rsid w:val="003E5B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E5B14"/>
    <w:rPr>
      <w:rFonts w:ascii="Lucida Grande" w:eastAsia="PMingLiU" w:hAnsi="Lucida Grande" w:cs="Lucida Grande"/>
      <w:sz w:val="18"/>
      <w:szCs w:val="18"/>
      <w:lang w:val="en-US" w:eastAsia="ar-SA"/>
    </w:rPr>
  </w:style>
  <w:style w:type="table" w:styleId="TableGrid">
    <w:name w:val="Table Grid"/>
    <w:basedOn w:val="TableNormal"/>
    <w:uiPriority w:val="59"/>
    <w:rsid w:val="00D220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noteTextChar">
    <w:name w:val="Footnote Text Char"/>
    <w:basedOn w:val="DefaultParagraphFont"/>
    <w:link w:val="FootnoteText"/>
    <w:uiPriority w:val="99"/>
    <w:rsid w:val="00C77430"/>
    <w:rPr>
      <w:rFonts w:eastAsia="PMingLiU"/>
      <w:sz w:val="16"/>
      <w:szCs w:val="16"/>
      <w:lang w:val="en-US" w:eastAsia="ar-SA"/>
    </w:rPr>
  </w:style>
  <w:style w:type="character" w:customStyle="1" w:styleId="apple-style-span">
    <w:name w:val="apple-style-span"/>
    <w:basedOn w:val="DefaultParagraphFont"/>
    <w:rsid w:val="00C77430"/>
  </w:style>
  <w:style w:type="character" w:customStyle="1" w:styleId="apple-converted-space">
    <w:name w:val="apple-converted-space"/>
    <w:basedOn w:val="DefaultParagraphFont"/>
    <w:rsid w:val="00C77430"/>
  </w:style>
  <w:style w:type="character" w:customStyle="1" w:styleId="WW8Num18z1">
    <w:name w:val="WW8Num18z1"/>
    <w:rsid w:val="00641AF8"/>
    <w:rPr>
      <w:rFonts w:ascii="Courier New" w:hAnsi="Courier New" w:cs="Courier New"/>
    </w:rPr>
  </w:style>
  <w:style w:type="character" w:styleId="PlaceholderText">
    <w:name w:val="Placeholder Text"/>
    <w:basedOn w:val="DefaultParagraphFont"/>
    <w:uiPriority w:val="99"/>
    <w:semiHidden/>
    <w:rsid w:val="00062CAF"/>
    <w:rPr>
      <w:color w:val="808080"/>
    </w:rPr>
  </w:style>
  <w:style w:type="paragraph" w:styleId="NoSpacing">
    <w:name w:val="No Spacing"/>
    <w:uiPriority w:val="1"/>
    <w:qFormat/>
    <w:rsid w:val="008770AA"/>
    <w:pPr>
      <w:suppressAutoHyphens/>
      <w:ind w:firstLine="510"/>
    </w:pPr>
    <w:rPr>
      <w:rFonts w:eastAsia="PMingLiU"/>
      <w:sz w:val="24"/>
      <w:lang w:val="en-US" w:eastAsia="ar-SA"/>
    </w:rPr>
  </w:style>
  <w:style w:type="paragraph" w:customStyle="1" w:styleId="Normal-noindent">
    <w:name w:val="Normal - no indent"/>
    <w:basedOn w:val="Normal"/>
    <w:next w:val="Normal"/>
    <w:qFormat/>
    <w:rsid w:val="00AC3BCA"/>
    <w:pPr>
      <w:ind w:firstLine="0"/>
    </w:pPr>
  </w:style>
  <w:style w:type="paragraph" w:styleId="Revision">
    <w:name w:val="Revision"/>
    <w:hidden/>
    <w:uiPriority w:val="99"/>
    <w:semiHidden/>
    <w:rsid w:val="00480045"/>
    <w:rPr>
      <w:rFonts w:eastAsia="PMingLiU"/>
      <w:sz w:val="24"/>
      <w:lang w:eastAsia="ar-SA"/>
    </w:rPr>
  </w:style>
  <w:style w:type="paragraph" w:styleId="DocumentMap">
    <w:name w:val="Document Map"/>
    <w:basedOn w:val="Normal"/>
    <w:link w:val="DocumentMapChar"/>
    <w:uiPriority w:val="99"/>
    <w:semiHidden/>
    <w:unhideWhenUsed/>
    <w:rsid w:val="007357B2"/>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7357B2"/>
    <w:rPr>
      <w:rFonts w:ascii="Lucida Grande" w:eastAsia="PMingLiU" w:hAnsi="Lucida Grande" w:cs="Lucida Grande"/>
      <w:sz w:val="24"/>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855731">
      <w:bodyDiv w:val="1"/>
      <w:marLeft w:val="0"/>
      <w:marRight w:val="0"/>
      <w:marTop w:val="0"/>
      <w:marBottom w:val="0"/>
      <w:divBdr>
        <w:top w:val="none" w:sz="0" w:space="0" w:color="auto"/>
        <w:left w:val="none" w:sz="0" w:space="0" w:color="auto"/>
        <w:bottom w:val="none" w:sz="0" w:space="0" w:color="auto"/>
        <w:right w:val="none" w:sz="0" w:space="0" w:color="auto"/>
      </w:divBdr>
    </w:div>
    <w:div w:id="240992067">
      <w:bodyDiv w:val="1"/>
      <w:marLeft w:val="0"/>
      <w:marRight w:val="0"/>
      <w:marTop w:val="0"/>
      <w:marBottom w:val="0"/>
      <w:divBdr>
        <w:top w:val="none" w:sz="0" w:space="0" w:color="auto"/>
        <w:left w:val="none" w:sz="0" w:space="0" w:color="auto"/>
        <w:bottom w:val="none" w:sz="0" w:space="0" w:color="auto"/>
        <w:right w:val="none" w:sz="0" w:space="0" w:color="auto"/>
      </w:divBdr>
    </w:div>
    <w:div w:id="309793686">
      <w:bodyDiv w:val="1"/>
      <w:marLeft w:val="0"/>
      <w:marRight w:val="0"/>
      <w:marTop w:val="0"/>
      <w:marBottom w:val="0"/>
      <w:divBdr>
        <w:top w:val="none" w:sz="0" w:space="0" w:color="auto"/>
        <w:left w:val="none" w:sz="0" w:space="0" w:color="auto"/>
        <w:bottom w:val="none" w:sz="0" w:space="0" w:color="auto"/>
        <w:right w:val="none" w:sz="0" w:space="0" w:color="auto"/>
      </w:divBdr>
    </w:div>
    <w:div w:id="347564449">
      <w:bodyDiv w:val="1"/>
      <w:marLeft w:val="0"/>
      <w:marRight w:val="0"/>
      <w:marTop w:val="0"/>
      <w:marBottom w:val="0"/>
      <w:divBdr>
        <w:top w:val="none" w:sz="0" w:space="0" w:color="auto"/>
        <w:left w:val="none" w:sz="0" w:space="0" w:color="auto"/>
        <w:bottom w:val="none" w:sz="0" w:space="0" w:color="auto"/>
        <w:right w:val="none" w:sz="0" w:space="0" w:color="auto"/>
      </w:divBdr>
    </w:div>
    <w:div w:id="366611048">
      <w:bodyDiv w:val="1"/>
      <w:marLeft w:val="0"/>
      <w:marRight w:val="0"/>
      <w:marTop w:val="0"/>
      <w:marBottom w:val="0"/>
      <w:divBdr>
        <w:top w:val="none" w:sz="0" w:space="0" w:color="auto"/>
        <w:left w:val="none" w:sz="0" w:space="0" w:color="auto"/>
        <w:bottom w:val="none" w:sz="0" w:space="0" w:color="auto"/>
        <w:right w:val="none" w:sz="0" w:space="0" w:color="auto"/>
      </w:divBdr>
    </w:div>
    <w:div w:id="401684668">
      <w:bodyDiv w:val="1"/>
      <w:marLeft w:val="0"/>
      <w:marRight w:val="0"/>
      <w:marTop w:val="0"/>
      <w:marBottom w:val="0"/>
      <w:divBdr>
        <w:top w:val="none" w:sz="0" w:space="0" w:color="auto"/>
        <w:left w:val="none" w:sz="0" w:space="0" w:color="auto"/>
        <w:bottom w:val="none" w:sz="0" w:space="0" w:color="auto"/>
        <w:right w:val="none" w:sz="0" w:space="0" w:color="auto"/>
      </w:divBdr>
    </w:div>
    <w:div w:id="462500823">
      <w:bodyDiv w:val="1"/>
      <w:marLeft w:val="0"/>
      <w:marRight w:val="0"/>
      <w:marTop w:val="0"/>
      <w:marBottom w:val="0"/>
      <w:divBdr>
        <w:top w:val="none" w:sz="0" w:space="0" w:color="auto"/>
        <w:left w:val="none" w:sz="0" w:space="0" w:color="auto"/>
        <w:bottom w:val="none" w:sz="0" w:space="0" w:color="auto"/>
        <w:right w:val="none" w:sz="0" w:space="0" w:color="auto"/>
      </w:divBdr>
    </w:div>
    <w:div w:id="465053595">
      <w:bodyDiv w:val="1"/>
      <w:marLeft w:val="0"/>
      <w:marRight w:val="0"/>
      <w:marTop w:val="0"/>
      <w:marBottom w:val="0"/>
      <w:divBdr>
        <w:top w:val="none" w:sz="0" w:space="0" w:color="auto"/>
        <w:left w:val="none" w:sz="0" w:space="0" w:color="auto"/>
        <w:bottom w:val="none" w:sz="0" w:space="0" w:color="auto"/>
        <w:right w:val="none" w:sz="0" w:space="0" w:color="auto"/>
      </w:divBdr>
    </w:div>
    <w:div w:id="568344448">
      <w:bodyDiv w:val="1"/>
      <w:marLeft w:val="0"/>
      <w:marRight w:val="0"/>
      <w:marTop w:val="0"/>
      <w:marBottom w:val="0"/>
      <w:divBdr>
        <w:top w:val="none" w:sz="0" w:space="0" w:color="auto"/>
        <w:left w:val="none" w:sz="0" w:space="0" w:color="auto"/>
        <w:bottom w:val="none" w:sz="0" w:space="0" w:color="auto"/>
        <w:right w:val="none" w:sz="0" w:space="0" w:color="auto"/>
      </w:divBdr>
    </w:div>
    <w:div w:id="604581680">
      <w:bodyDiv w:val="1"/>
      <w:marLeft w:val="0"/>
      <w:marRight w:val="0"/>
      <w:marTop w:val="0"/>
      <w:marBottom w:val="0"/>
      <w:divBdr>
        <w:top w:val="none" w:sz="0" w:space="0" w:color="auto"/>
        <w:left w:val="none" w:sz="0" w:space="0" w:color="auto"/>
        <w:bottom w:val="none" w:sz="0" w:space="0" w:color="auto"/>
        <w:right w:val="none" w:sz="0" w:space="0" w:color="auto"/>
      </w:divBdr>
    </w:div>
    <w:div w:id="682705527">
      <w:bodyDiv w:val="1"/>
      <w:marLeft w:val="0"/>
      <w:marRight w:val="0"/>
      <w:marTop w:val="0"/>
      <w:marBottom w:val="0"/>
      <w:divBdr>
        <w:top w:val="none" w:sz="0" w:space="0" w:color="auto"/>
        <w:left w:val="none" w:sz="0" w:space="0" w:color="auto"/>
        <w:bottom w:val="none" w:sz="0" w:space="0" w:color="auto"/>
        <w:right w:val="none" w:sz="0" w:space="0" w:color="auto"/>
      </w:divBdr>
    </w:div>
    <w:div w:id="740064354">
      <w:bodyDiv w:val="1"/>
      <w:marLeft w:val="0"/>
      <w:marRight w:val="0"/>
      <w:marTop w:val="0"/>
      <w:marBottom w:val="0"/>
      <w:divBdr>
        <w:top w:val="none" w:sz="0" w:space="0" w:color="auto"/>
        <w:left w:val="none" w:sz="0" w:space="0" w:color="auto"/>
        <w:bottom w:val="none" w:sz="0" w:space="0" w:color="auto"/>
        <w:right w:val="none" w:sz="0" w:space="0" w:color="auto"/>
      </w:divBdr>
    </w:div>
    <w:div w:id="748499881">
      <w:bodyDiv w:val="1"/>
      <w:marLeft w:val="0"/>
      <w:marRight w:val="0"/>
      <w:marTop w:val="0"/>
      <w:marBottom w:val="0"/>
      <w:divBdr>
        <w:top w:val="none" w:sz="0" w:space="0" w:color="auto"/>
        <w:left w:val="none" w:sz="0" w:space="0" w:color="auto"/>
        <w:bottom w:val="none" w:sz="0" w:space="0" w:color="auto"/>
        <w:right w:val="none" w:sz="0" w:space="0" w:color="auto"/>
      </w:divBdr>
    </w:div>
    <w:div w:id="910385120">
      <w:bodyDiv w:val="1"/>
      <w:marLeft w:val="0"/>
      <w:marRight w:val="0"/>
      <w:marTop w:val="0"/>
      <w:marBottom w:val="0"/>
      <w:divBdr>
        <w:top w:val="none" w:sz="0" w:space="0" w:color="auto"/>
        <w:left w:val="none" w:sz="0" w:space="0" w:color="auto"/>
        <w:bottom w:val="none" w:sz="0" w:space="0" w:color="auto"/>
        <w:right w:val="none" w:sz="0" w:space="0" w:color="auto"/>
      </w:divBdr>
    </w:div>
    <w:div w:id="1166046559">
      <w:bodyDiv w:val="1"/>
      <w:marLeft w:val="0"/>
      <w:marRight w:val="0"/>
      <w:marTop w:val="0"/>
      <w:marBottom w:val="0"/>
      <w:divBdr>
        <w:top w:val="none" w:sz="0" w:space="0" w:color="auto"/>
        <w:left w:val="none" w:sz="0" w:space="0" w:color="auto"/>
        <w:bottom w:val="none" w:sz="0" w:space="0" w:color="auto"/>
        <w:right w:val="none" w:sz="0" w:space="0" w:color="auto"/>
      </w:divBdr>
    </w:div>
    <w:div w:id="1232470698">
      <w:bodyDiv w:val="1"/>
      <w:marLeft w:val="0"/>
      <w:marRight w:val="0"/>
      <w:marTop w:val="0"/>
      <w:marBottom w:val="0"/>
      <w:divBdr>
        <w:top w:val="none" w:sz="0" w:space="0" w:color="auto"/>
        <w:left w:val="none" w:sz="0" w:space="0" w:color="auto"/>
        <w:bottom w:val="none" w:sz="0" w:space="0" w:color="auto"/>
        <w:right w:val="none" w:sz="0" w:space="0" w:color="auto"/>
      </w:divBdr>
    </w:div>
    <w:div w:id="1276903978">
      <w:bodyDiv w:val="1"/>
      <w:marLeft w:val="0"/>
      <w:marRight w:val="0"/>
      <w:marTop w:val="0"/>
      <w:marBottom w:val="0"/>
      <w:divBdr>
        <w:top w:val="none" w:sz="0" w:space="0" w:color="auto"/>
        <w:left w:val="none" w:sz="0" w:space="0" w:color="auto"/>
        <w:bottom w:val="none" w:sz="0" w:space="0" w:color="auto"/>
        <w:right w:val="none" w:sz="0" w:space="0" w:color="auto"/>
      </w:divBdr>
    </w:div>
    <w:div w:id="1310741564">
      <w:bodyDiv w:val="1"/>
      <w:marLeft w:val="0"/>
      <w:marRight w:val="0"/>
      <w:marTop w:val="0"/>
      <w:marBottom w:val="0"/>
      <w:divBdr>
        <w:top w:val="none" w:sz="0" w:space="0" w:color="auto"/>
        <w:left w:val="none" w:sz="0" w:space="0" w:color="auto"/>
        <w:bottom w:val="none" w:sz="0" w:space="0" w:color="auto"/>
        <w:right w:val="none" w:sz="0" w:space="0" w:color="auto"/>
      </w:divBdr>
    </w:div>
    <w:div w:id="1497376903">
      <w:bodyDiv w:val="1"/>
      <w:marLeft w:val="0"/>
      <w:marRight w:val="0"/>
      <w:marTop w:val="0"/>
      <w:marBottom w:val="0"/>
      <w:divBdr>
        <w:top w:val="none" w:sz="0" w:space="0" w:color="auto"/>
        <w:left w:val="none" w:sz="0" w:space="0" w:color="auto"/>
        <w:bottom w:val="none" w:sz="0" w:space="0" w:color="auto"/>
        <w:right w:val="none" w:sz="0" w:space="0" w:color="auto"/>
      </w:divBdr>
    </w:div>
    <w:div w:id="1511601820">
      <w:bodyDiv w:val="1"/>
      <w:marLeft w:val="0"/>
      <w:marRight w:val="0"/>
      <w:marTop w:val="0"/>
      <w:marBottom w:val="0"/>
      <w:divBdr>
        <w:top w:val="none" w:sz="0" w:space="0" w:color="auto"/>
        <w:left w:val="none" w:sz="0" w:space="0" w:color="auto"/>
        <w:bottom w:val="none" w:sz="0" w:space="0" w:color="auto"/>
        <w:right w:val="none" w:sz="0" w:space="0" w:color="auto"/>
      </w:divBdr>
    </w:div>
    <w:div w:id="1520313750">
      <w:bodyDiv w:val="1"/>
      <w:marLeft w:val="0"/>
      <w:marRight w:val="0"/>
      <w:marTop w:val="0"/>
      <w:marBottom w:val="0"/>
      <w:divBdr>
        <w:top w:val="none" w:sz="0" w:space="0" w:color="auto"/>
        <w:left w:val="none" w:sz="0" w:space="0" w:color="auto"/>
        <w:bottom w:val="none" w:sz="0" w:space="0" w:color="auto"/>
        <w:right w:val="none" w:sz="0" w:space="0" w:color="auto"/>
      </w:divBdr>
    </w:div>
    <w:div w:id="1648782660">
      <w:bodyDiv w:val="1"/>
      <w:marLeft w:val="0"/>
      <w:marRight w:val="0"/>
      <w:marTop w:val="0"/>
      <w:marBottom w:val="0"/>
      <w:divBdr>
        <w:top w:val="none" w:sz="0" w:space="0" w:color="auto"/>
        <w:left w:val="none" w:sz="0" w:space="0" w:color="auto"/>
        <w:bottom w:val="none" w:sz="0" w:space="0" w:color="auto"/>
        <w:right w:val="none" w:sz="0" w:space="0" w:color="auto"/>
      </w:divBdr>
    </w:div>
    <w:div w:id="1660764891">
      <w:bodyDiv w:val="1"/>
      <w:marLeft w:val="0"/>
      <w:marRight w:val="0"/>
      <w:marTop w:val="0"/>
      <w:marBottom w:val="0"/>
      <w:divBdr>
        <w:top w:val="none" w:sz="0" w:space="0" w:color="auto"/>
        <w:left w:val="none" w:sz="0" w:space="0" w:color="auto"/>
        <w:bottom w:val="none" w:sz="0" w:space="0" w:color="auto"/>
        <w:right w:val="none" w:sz="0" w:space="0" w:color="auto"/>
      </w:divBdr>
    </w:div>
    <w:div w:id="1765691079">
      <w:bodyDiv w:val="1"/>
      <w:marLeft w:val="0"/>
      <w:marRight w:val="0"/>
      <w:marTop w:val="0"/>
      <w:marBottom w:val="0"/>
      <w:divBdr>
        <w:top w:val="none" w:sz="0" w:space="0" w:color="auto"/>
        <w:left w:val="none" w:sz="0" w:space="0" w:color="auto"/>
        <w:bottom w:val="none" w:sz="0" w:space="0" w:color="auto"/>
        <w:right w:val="none" w:sz="0" w:space="0" w:color="auto"/>
      </w:divBdr>
    </w:div>
    <w:div w:id="1800148465">
      <w:bodyDiv w:val="1"/>
      <w:marLeft w:val="0"/>
      <w:marRight w:val="0"/>
      <w:marTop w:val="0"/>
      <w:marBottom w:val="0"/>
      <w:divBdr>
        <w:top w:val="none" w:sz="0" w:space="0" w:color="auto"/>
        <w:left w:val="none" w:sz="0" w:space="0" w:color="auto"/>
        <w:bottom w:val="none" w:sz="0" w:space="0" w:color="auto"/>
        <w:right w:val="none" w:sz="0" w:space="0" w:color="auto"/>
      </w:divBdr>
    </w:div>
    <w:div w:id="1854226005">
      <w:bodyDiv w:val="1"/>
      <w:marLeft w:val="0"/>
      <w:marRight w:val="0"/>
      <w:marTop w:val="0"/>
      <w:marBottom w:val="0"/>
      <w:divBdr>
        <w:top w:val="none" w:sz="0" w:space="0" w:color="auto"/>
        <w:left w:val="none" w:sz="0" w:space="0" w:color="auto"/>
        <w:bottom w:val="none" w:sz="0" w:space="0" w:color="auto"/>
        <w:right w:val="none" w:sz="0" w:space="0" w:color="auto"/>
      </w:divBdr>
    </w:div>
    <w:div w:id="1868173227">
      <w:bodyDiv w:val="1"/>
      <w:marLeft w:val="0"/>
      <w:marRight w:val="0"/>
      <w:marTop w:val="0"/>
      <w:marBottom w:val="0"/>
      <w:divBdr>
        <w:top w:val="none" w:sz="0" w:space="0" w:color="auto"/>
        <w:left w:val="none" w:sz="0" w:space="0" w:color="auto"/>
        <w:bottom w:val="none" w:sz="0" w:space="0" w:color="auto"/>
        <w:right w:val="none" w:sz="0" w:space="0" w:color="auto"/>
      </w:divBdr>
    </w:div>
    <w:div w:id="1974366560">
      <w:bodyDiv w:val="1"/>
      <w:marLeft w:val="0"/>
      <w:marRight w:val="0"/>
      <w:marTop w:val="0"/>
      <w:marBottom w:val="0"/>
      <w:divBdr>
        <w:top w:val="none" w:sz="0" w:space="0" w:color="auto"/>
        <w:left w:val="none" w:sz="0" w:space="0" w:color="auto"/>
        <w:bottom w:val="none" w:sz="0" w:space="0" w:color="auto"/>
        <w:right w:val="none" w:sz="0" w:space="0" w:color="auto"/>
      </w:divBdr>
    </w:div>
    <w:div w:id="202705014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tiff"/><Relationship Id="rId22" Type="http://schemas.openxmlformats.org/officeDocument/2006/relationships/image" Target="media/image14.tiff"/><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5.tiff"/><Relationship Id="rId26" Type="http://schemas.openxmlformats.org/officeDocument/2006/relationships/image" Target="media/image18.png"/><Relationship Id="rId27" Type="http://schemas.openxmlformats.org/officeDocument/2006/relationships/hyperlink" Target="http://open.blogs.nytimes.com/2007/11/01/self-service-%20prorated-super-computing-fun/" TargetMode="External"/><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1" Type="http://schemas.openxmlformats.org/officeDocument/2006/relationships/hyperlink" Target="http://git-scm.com/" TargetMode="External"/><Relationship Id="rId12" Type="http://schemas.openxmlformats.org/officeDocument/2006/relationships/hyperlink" Target="http://matroska.org/" TargetMode="External"/><Relationship Id="rId13" Type="http://schemas.openxmlformats.org/officeDocument/2006/relationships/hyperlink" Target="http://ffmpeg.org/about.html" TargetMode="External"/><Relationship Id="rId14" Type="http://schemas.openxmlformats.org/officeDocument/2006/relationships/hyperlink" Target="http://hadoop.apache.org/common/docs/r0.23.0/hadoop-yarn/hadoop-yarn-site/YARN.html" TargetMode="External"/><Relationship Id="rId1" Type="http://schemas.openxmlformats.org/officeDocument/2006/relationships/hyperlink" Target="http://www.bbc.co.uk/blogs/bbcinternet/2008/03/bbc_iplayer_on_iphone_behind_t.html" TargetMode="External"/><Relationship Id="rId2" Type="http://schemas.openxmlformats.org/officeDocument/2006/relationships/hyperlink" Target="http://jacobian.org/writing/web-scale/" TargetMode="External"/><Relationship Id="rId3" Type="http://schemas.openxmlformats.org/officeDocument/2006/relationships/hyperlink" Target="http://www.hpl.hp.com/open_innovation/cloud_collaboration/cloud_demo_transcript.html" TargetMode="External"/><Relationship Id="rId4" Type="http://schemas.openxmlformats.org/officeDocument/2006/relationships/hyperlink" Target="http://hadoop.apache.org/common/docs/current/mapred_tutorial.html" TargetMode="External"/><Relationship Id="rId5" Type="http://schemas.openxmlformats.org/officeDocument/2006/relationships/hyperlink" Target="http://developer.yahoo.com/hadoop/distribution/" TargetMode="External"/><Relationship Id="rId6" Type="http://schemas.openxmlformats.org/officeDocument/2006/relationships/hyperlink" Target="http://www.cloudera.com/" TargetMode="External"/><Relationship Id="rId7" Type="http://schemas.openxmlformats.org/officeDocument/2006/relationships/hyperlink" Target="http://hadoop.apache.org/" TargetMode="External"/><Relationship Id="rId8" Type="http://schemas.openxmlformats.org/officeDocument/2006/relationships/hyperlink" Target="http://www.xen.org/" TargetMode="External"/><Relationship Id="rId9" Type="http://schemas.openxmlformats.org/officeDocument/2006/relationships/hyperlink" Target="http://www.ffmpeg.org/general.html" TargetMode="External"/><Relationship Id="rId10" Type="http://schemas.openxmlformats.org/officeDocument/2006/relationships/hyperlink" Target="http://tpl.sourcefor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E5459534-FB2D-284B-8555-42BDDCE16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20</Pages>
  <Words>9468</Words>
  <Characters>53973</Characters>
  <Application>Microsoft Macintosh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vt:lpstr>
    </vt:vector>
  </TitlesOfParts>
  <Company>Durham University</Company>
  <LinksUpToDate>false</LinksUpToDate>
  <CharactersWithSpaces>63315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ITS</dc:creator>
  <cp:lastModifiedBy>Tom Stordy-Allison</cp:lastModifiedBy>
  <cp:revision>6</cp:revision>
  <cp:lastPrinted>2012-04-29T12:41:00Z</cp:lastPrinted>
  <dcterms:created xsi:type="dcterms:W3CDTF">2012-04-30T16:15:00Z</dcterms:created>
  <dcterms:modified xsi:type="dcterms:W3CDTF">2012-06-23T14:04:00Z</dcterms:modified>
</cp:coreProperties>
</file>